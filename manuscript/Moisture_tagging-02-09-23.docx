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5B827" w14:textId="36A66ABB" w:rsidR="004431D3" w:rsidRPr="004431D3" w:rsidRDefault="00541845" w:rsidP="004431D3">
      <w:pPr>
        <w:pStyle w:val="Note"/>
      </w:pPr>
      <w:del w:id="0" w:author="Ian Baxter" w:date="2024-02-15T13:31:00Z">
        <w:r w:rsidDel="00541845">
          <w:rPr>
            <w:rFonts w:eastAsiaTheme="majorEastAsia"/>
            <w:b/>
            <w:color w:val="auto"/>
            <w:spacing w:val="-10"/>
            <w:kern w:val="28"/>
            <w:sz w:val="28"/>
            <w:szCs w:val="56"/>
          </w:rPr>
          <w:fldChar w:fldCharType="begin"/>
        </w:r>
        <w:r w:rsidDel="00541845">
          <w:rPr>
            <w:rFonts w:eastAsiaTheme="majorEastAsia"/>
            <w:b/>
            <w:color w:val="auto"/>
            <w:spacing w:val="-10"/>
            <w:kern w:val="28"/>
            <w:sz w:val="28"/>
            <w:szCs w:val="56"/>
          </w:rPr>
          <w:delInstrText xml:space="preserve"> ADDIN ZOTERO_ITEM CSL_CITATION {"citationID":"ChsFXMi8","properties":{"formattedCitation":"\\super 1\\nosupersub{}","plainCitation":"1","noteIndex":0},"citationItems":[{"id":1,"uris":["http://zotero.org/users/local/FLuJc6hs/items/5MDCJML9"],"itemData":{"id":1,"type":"article-journal","abstract":"Arid and semi-arid regions of the world are particularly vulnerable to greenhouse gas–driven hydroclimate change. Climate models are our primary tool for projecting the future hydroclimate that society in these regions must adapt to, but here, we present a concerning discrepancy between observed and model-based historical hydroclimate trends. Over the arid/semi-arid regions of the world, the predominant signal in all model simulations is an increase in atmospheric water vapor, on average, over the last four decades, in association with the increased water vapor–holding capacity of a warmer atmosphere. In observations, this increase in atmospheric water vapor has not happened, suggesting that the availability of moisture to satisfy the increased atmospheric demand is lower in reality than in models in arid/semi-arid regions. This discrepancy is most clear in locations that are arid/semi-arid year round, but it is also apparent in more humid regions during the most arid months of the year. It indicates a major gap in our understanding and modeling capabilities which could have severe implications for hydroclimate projections, including fire hazard, moving forward.","container-title":"Proceedings of the National Academy of Sciences","DOI":"10.1073/pnas.2302480120","issue":"1","note":"publisher: Proceedings of the National Academy of Sciences","page":"e2302480120","source":"pnas.org (Atypon)","title":"Observed humidity trends in dry regions contradict climate models","volume":"121","author":[{"family":"Simpson","given":"Isla R."},{"family":"McKinnon","given":"Karen A."},{"family":"Kennedy","given":"Daniel"},{"family":"Lawrence","given":"David M."},{"family":"Lehner","given":"Flavio"},{"family":"Seager","given":"Richard"}],"issued":{"date-parts":[["2024",1,2]]}}}],"schema":"https://github.com/citation-style-language/schema/raw/master/csl-citation.json"} </w:delInstrText>
        </w:r>
        <w:r w:rsidDel="00541845">
          <w:rPr>
            <w:rFonts w:eastAsiaTheme="majorEastAsia"/>
            <w:b/>
            <w:color w:val="auto"/>
            <w:spacing w:val="-10"/>
            <w:kern w:val="28"/>
            <w:sz w:val="28"/>
            <w:szCs w:val="56"/>
          </w:rPr>
          <w:fldChar w:fldCharType="separate"/>
        </w:r>
        <w:r w:rsidRPr="00541845" w:rsidDel="00541845">
          <w:rPr>
            <w:color w:val="auto"/>
            <w:sz w:val="28"/>
            <w:vertAlign w:val="superscript"/>
          </w:rPr>
          <w:delText>1</w:delText>
        </w:r>
        <w:r w:rsidDel="00541845">
          <w:rPr>
            <w:rFonts w:eastAsiaTheme="majorEastAsia"/>
            <w:b/>
            <w:color w:val="auto"/>
            <w:spacing w:val="-10"/>
            <w:kern w:val="28"/>
            <w:sz w:val="28"/>
            <w:szCs w:val="56"/>
          </w:rPr>
          <w:fldChar w:fldCharType="end"/>
        </w:r>
      </w:del>
      <w:r w:rsidR="004431D3" w:rsidRPr="004431D3">
        <w:rPr>
          <w:rFonts w:eastAsiaTheme="majorEastAsia"/>
          <w:b/>
          <w:color w:val="auto"/>
          <w:spacing w:val="-10"/>
          <w:kern w:val="28"/>
          <w:sz w:val="28"/>
          <w:szCs w:val="56"/>
        </w:rPr>
        <w:t xml:space="preserve">North American land capacitor effect on summer Arctic moistening and water vapor feedback </w:t>
      </w:r>
    </w:p>
    <w:p w14:paraId="1B8696AC" w14:textId="77777777" w:rsidR="004431D3" w:rsidRPr="004431D3" w:rsidRDefault="004431D3" w:rsidP="004431D3">
      <w:pPr>
        <w:pStyle w:val="Note"/>
      </w:pPr>
      <w:r w:rsidRPr="004431D3">
        <w:rPr>
          <w:rFonts w:eastAsia="Times New Roman"/>
          <w:b/>
          <w:color w:val="auto"/>
          <w:sz w:val="24"/>
          <w:szCs w:val="24"/>
        </w:rPr>
        <w:t>Ian Baxter</w:t>
      </w:r>
      <w:r w:rsidRPr="004431D3">
        <w:rPr>
          <w:rFonts w:eastAsia="Times New Roman"/>
          <w:b/>
          <w:color w:val="auto"/>
          <w:sz w:val="24"/>
          <w:szCs w:val="24"/>
          <w:vertAlign w:val="superscript"/>
        </w:rPr>
        <w:t>1,2</w:t>
      </w:r>
      <w:r w:rsidRPr="004431D3">
        <w:rPr>
          <w:rFonts w:eastAsia="Times New Roman"/>
          <w:b/>
          <w:color w:val="auto"/>
          <w:sz w:val="24"/>
          <w:szCs w:val="24"/>
        </w:rPr>
        <w:t xml:space="preserve">, </w:t>
      </w:r>
      <w:proofErr w:type="spellStart"/>
      <w:r w:rsidRPr="004431D3">
        <w:rPr>
          <w:rFonts w:eastAsia="Times New Roman"/>
          <w:b/>
          <w:color w:val="auto"/>
          <w:sz w:val="24"/>
          <w:szCs w:val="24"/>
        </w:rPr>
        <w:t>Qinghua</w:t>
      </w:r>
      <w:proofErr w:type="spellEnd"/>
      <w:r w:rsidRPr="004431D3">
        <w:rPr>
          <w:rFonts w:eastAsia="Times New Roman"/>
          <w:b/>
          <w:color w:val="auto"/>
          <w:sz w:val="24"/>
          <w:szCs w:val="24"/>
        </w:rPr>
        <w:t xml:space="preserve"> Ding</w:t>
      </w:r>
      <w:r w:rsidRPr="004431D3">
        <w:rPr>
          <w:rFonts w:eastAsia="Times New Roman"/>
          <w:b/>
          <w:color w:val="auto"/>
          <w:sz w:val="24"/>
          <w:szCs w:val="24"/>
          <w:vertAlign w:val="superscript"/>
        </w:rPr>
        <w:t>1</w:t>
      </w:r>
      <w:r w:rsidRPr="004431D3">
        <w:rPr>
          <w:rFonts w:eastAsia="Times New Roman"/>
          <w:b/>
          <w:color w:val="auto"/>
          <w:sz w:val="24"/>
          <w:szCs w:val="24"/>
        </w:rPr>
        <w:t>, Thomas Ballinger</w:t>
      </w:r>
      <w:r w:rsidRPr="004431D3">
        <w:rPr>
          <w:rFonts w:eastAsia="Times New Roman"/>
          <w:b/>
          <w:color w:val="auto"/>
          <w:sz w:val="24"/>
          <w:szCs w:val="24"/>
          <w:vertAlign w:val="superscript"/>
        </w:rPr>
        <w:t>3</w:t>
      </w:r>
      <w:r w:rsidRPr="004431D3">
        <w:rPr>
          <w:rFonts w:eastAsia="Times New Roman"/>
          <w:b/>
          <w:color w:val="auto"/>
          <w:sz w:val="24"/>
          <w:szCs w:val="24"/>
        </w:rPr>
        <w:t xml:space="preserve">, </w:t>
      </w:r>
      <w:proofErr w:type="spellStart"/>
      <w:r w:rsidRPr="004431D3">
        <w:rPr>
          <w:rFonts w:eastAsia="Times New Roman"/>
          <w:b/>
          <w:color w:val="auto"/>
          <w:sz w:val="24"/>
          <w:szCs w:val="24"/>
        </w:rPr>
        <w:t>Hailong</w:t>
      </w:r>
      <w:proofErr w:type="spellEnd"/>
      <w:r w:rsidRPr="004431D3">
        <w:rPr>
          <w:rFonts w:eastAsia="Times New Roman"/>
          <w:b/>
          <w:color w:val="auto"/>
          <w:sz w:val="24"/>
          <w:szCs w:val="24"/>
        </w:rPr>
        <w:t xml:space="preserve"> Wang</w:t>
      </w:r>
      <w:r w:rsidRPr="004431D3">
        <w:rPr>
          <w:rFonts w:eastAsia="Times New Roman"/>
          <w:b/>
          <w:color w:val="auto"/>
          <w:sz w:val="24"/>
          <w:szCs w:val="24"/>
          <w:vertAlign w:val="superscript"/>
        </w:rPr>
        <w:t>2</w:t>
      </w:r>
      <w:r w:rsidRPr="004431D3">
        <w:rPr>
          <w:rFonts w:eastAsia="Times New Roman"/>
          <w:b/>
          <w:color w:val="auto"/>
          <w:sz w:val="24"/>
          <w:szCs w:val="24"/>
        </w:rPr>
        <w:t>, Marika Holland</w:t>
      </w:r>
      <w:r w:rsidRPr="004431D3">
        <w:rPr>
          <w:rFonts w:eastAsia="Times New Roman"/>
          <w:b/>
          <w:color w:val="auto"/>
          <w:sz w:val="24"/>
          <w:szCs w:val="24"/>
          <w:vertAlign w:val="superscript"/>
        </w:rPr>
        <w:t>4</w:t>
      </w:r>
      <w:r w:rsidRPr="004431D3">
        <w:rPr>
          <w:rFonts w:eastAsia="Times New Roman"/>
          <w:b/>
          <w:color w:val="auto"/>
          <w:sz w:val="24"/>
          <w:szCs w:val="24"/>
        </w:rPr>
        <w:t xml:space="preserve">, </w:t>
      </w:r>
      <w:proofErr w:type="spellStart"/>
      <w:r w:rsidRPr="004431D3">
        <w:rPr>
          <w:rFonts w:eastAsia="Times New Roman"/>
          <w:b/>
          <w:color w:val="auto"/>
          <w:sz w:val="24"/>
          <w:szCs w:val="24"/>
        </w:rPr>
        <w:t>Zhe</w:t>
      </w:r>
      <w:proofErr w:type="spellEnd"/>
      <w:r w:rsidRPr="004431D3">
        <w:rPr>
          <w:rFonts w:eastAsia="Times New Roman"/>
          <w:b/>
          <w:color w:val="auto"/>
          <w:sz w:val="24"/>
          <w:szCs w:val="24"/>
        </w:rPr>
        <w:t xml:space="preserve"> Li</w:t>
      </w:r>
      <w:r w:rsidRPr="004431D3">
        <w:rPr>
          <w:rFonts w:eastAsia="Times New Roman"/>
          <w:b/>
          <w:color w:val="auto"/>
          <w:sz w:val="24"/>
          <w:szCs w:val="24"/>
          <w:vertAlign w:val="superscript"/>
        </w:rPr>
        <w:t>1</w:t>
      </w:r>
      <w:r w:rsidRPr="004431D3">
        <w:rPr>
          <w:rFonts w:eastAsia="Times New Roman"/>
          <w:b/>
          <w:color w:val="auto"/>
          <w:sz w:val="24"/>
          <w:szCs w:val="24"/>
        </w:rPr>
        <w:t xml:space="preserve">, </w:t>
      </w:r>
      <w:proofErr w:type="spellStart"/>
      <w:r w:rsidRPr="004431D3">
        <w:rPr>
          <w:rFonts w:eastAsia="Times New Roman"/>
          <w:b/>
          <w:color w:val="auto"/>
          <w:sz w:val="24"/>
          <w:szCs w:val="24"/>
        </w:rPr>
        <w:t>Yutian</w:t>
      </w:r>
      <w:proofErr w:type="spellEnd"/>
      <w:r w:rsidRPr="004431D3">
        <w:rPr>
          <w:rFonts w:eastAsia="Times New Roman"/>
          <w:b/>
          <w:color w:val="auto"/>
          <w:sz w:val="24"/>
          <w:szCs w:val="24"/>
        </w:rPr>
        <w:t xml:space="preserve"> Wu</w:t>
      </w:r>
      <w:r w:rsidRPr="004431D3">
        <w:rPr>
          <w:rFonts w:eastAsia="Times New Roman"/>
          <w:b/>
          <w:color w:val="auto"/>
          <w:sz w:val="24"/>
          <w:szCs w:val="24"/>
          <w:vertAlign w:val="superscript"/>
        </w:rPr>
        <w:t>5</w:t>
      </w:r>
      <w:r w:rsidRPr="004431D3">
        <w:rPr>
          <w:rFonts w:eastAsia="Times New Roman"/>
          <w:b/>
          <w:color w:val="auto"/>
          <w:sz w:val="24"/>
          <w:szCs w:val="24"/>
        </w:rPr>
        <w:t xml:space="preserve">, </w:t>
      </w:r>
      <w:commentRangeStart w:id="1"/>
      <w:r w:rsidRPr="004431D3">
        <w:rPr>
          <w:rFonts w:eastAsia="Times New Roman"/>
          <w:b/>
          <w:color w:val="auto"/>
          <w:sz w:val="24"/>
          <w:szCs w:val="24"/>
        </w:rPr>
        <w:t>Nicole Feldl</w:t>
      </w:r>
      <w:commentRangeEnd w:id="1"/>
      <w:r w:rsidRPr="004431D3">
        <w:rPr>
          <w:rStyle w:val="CommentReference"/>
          <w:color w:val="auto"/>
        </w:rPr>
        <w:commentReference w:id="1"/>
      </w:r>
      <w:r w:rsidRPr="004431D3">
        <w:rPr>
          <w:rFonts w:eastAsia="Times New Roman"/>
          <w:b/>
          <w:color w:val="auto"/>
          <w:sz w:val="24"/>
          <w:szCs w:val="24"/>
          <w:vertAlign w:val="superscript"/>
        </w:rPr>
        <w:t>6</w:t>
      </w:r>
      <w:r w:rsidRPr="004431D3">
        <w:rPr>
          <w:rFonts w:eastAsia="Times New Roman"/>
          <w:b/>
          <w:color w:val="auto"/>
          <w:sz w:val="24"/>
          <w:szCs w:val="24"/>
        </w:rPr>
        <w:t>, Bin Guan</w:t>
      </w:r>
      <w:r w:rsidRPr="004431D3">
        <w:rPr>
          <w:rFonts w:eastAsia="Times New Roman"/>
          <w:b/>
          <w:color w:val="auto"/>
          <w:sz w:val="24"/>
          <w:szCs w:val="24"/>
          <w:vertAlign w:val="superscript"/>
        </w:rPr>
        <w:t>7</w:t>
      </w:r>
      <w:r w:rsidRPr="004431D3">
        <w:rPr>
          <w:rFonts w:eastAsia="Times New Roman"/>
          <w:b/>
          <w:color w:val="auto"/>
          <w:sz w:val="24"/>
          <w:szCs w:val="24"/>
        </w:rPr>
        <w:t>, Jiang Zhu</w:t>
      </w:r>
      <w:r w:rsidRPr="004431D3">
        <w:rPr>
          <w:rFonts w:eastAsia="Times New Roman"/>
          <w:b/>
          <w:color w:val="auto"/>
          <w:sz w:val="24"/>
          <w:szCs w:val="24"/>
          <w:vertAlign w:val="superscript"/>
        </w:rPr>
        <w:t>4</w:t>
      </w:r>
    </w:p>
    <w:p w14:paraId="154F0A8C" w14:textId="77777777" w:rsidR="004431D3" w:rsidRPr="004431D3" w:rsidRDefault="004431D3" w:rsidP="004431D3">
      <w:pPr>
        <w:pStyle w:val="Note"/>
        <w:rPr>
          <w:rFonts w:eastAsia="Times New Roman"/>
          <w:color w:val="auto"/>
          <w:sz w:val="24"/>
          <w:szCs w:val="24"/>
          <w:vertAlign w:val="superscript"/>
        </w:rPr>
      </w:pPr>
      <w:r w:rsidRPr="004431D3">
        <w:rPr>
          <w:rFonts w:eastAsia="Times New Roman"/>
          <w:color w:val="auto"/>
          <w:sz w:val="24"/>
          <w:szCs w:val="24"/>
          <w:vertAlign w:val="superscript"/>
        </w:rPr>
        <w:t>1Department of Geography, University of California Santa Barbara, CA</w:t>
      </w:r>
    </w:p>
    <w:p w14:paraId="145449F8" w14:textId="77777777" w:rsidR="004431D3" w:rsidRPr="004431D3" w:rsidRDefault="004431D3" w:rsidP="004431D3">
      <w:pPr>
        <w:pStyle w:val="Note"/>
        <w:rPr>
          <w:rFonts w:eastAsia="Times New Roman"/>
          <w:color w:val="auto"/>
          <w:sz w:val="24"/>
          <w:szCs w:val="24"/>
          <w:vertAlign w:val="superscript"/>
        </w:rPr>
      </w:pPr>
      <w:r w:rsidRPr="004431D3">
        <w:rPr>
          <w:rFonts w:eastAsia="Times New Roman"/>
          <w:color w:val="auto"/>
          <w:sz w:val="24"/>
          <w:szCs w:val="24"/>
          <w:vertAlign w:val="superscript"/>
        </w:rPr>
        <w:t>2Pacific Northwest National Laboratory, Richland, WA</w:t>
      </w:r>
    </w:p>
    <w:p w14:paraId="00A66FE9" w14:textId="77777777" w:rsidR="004431D3" w:rsidRPr="004431D3" w:rsidRDefault="004431D3" w:rsidP="004431D3">
      <w:pPr>
        <w:pStyle w:val="Note"/>
        <w:rPr>
          <w:rFonts w:eastAsia="Times New Roman"/>
          <w:color w:val="auto"/>
          <w:sz w:val="24"/>
          <w:szCs w:val="24"/>
          <w:vertAlign w:val="superscript"/>
        </w:rPr>
      </w:pPr>
      <w:r w:rsidRPr="004431D3">
        <w:rPr>
          <w:rFonts w:eastAsia="Times New Roman"/>
          <w:color w:val="auto"/>
          <w:sz w:val="24"/>
          <w:szCs w:val="24"/>
          <w:vertAlign w:val="superscript"/>
        </w:rPr>
        <w:t>3International Arctic Research Center, University of Alaska Fairbanks, Fairbanks, AK</w:t>
      </w:r>
    </w:p>
    <w:p w14:paraId="0C1FF5B2" w14:textId="77777777" w:rsidR="004431D3" w:rsidRPr="004431D3" w:rsidRDefault="004431D3" w:rsidP="004431D3">
      <w:pPr>
        <w:pStyle w:val="Note"/>
      </w:pPr>
      <w:r w:rsidRPr="004431D3">
        <w:rPr>
          <w:rFonts w:eastAsia="Times New Roman"/>
          <w:color w:val="auto"/>
          <w:sz w:val="24"/>
          <w:szCs w:val="24"/>
          <w:vertAlign w:val="superscript"/>
        </w:rPr>
        <w:t xml:space="preserve">4National Center for Atmospheric Research, Boulder, CO </w:t>
      </w:r>
    </w:p>
    <w:p w14:paraId="41215C0C" w14:textId="77777777" w:rsidR="004431D3" w:rsidRPr="004431D3" w:rsidRDefault="004431D3" w:rsidP="004431D3">
      <w:pPr>
        <w:pStyle w:val="Affiliation"/>
      </w:pPr>
      <w:r w:rsidRPr="004431D3">
        <w:t>Corresponding author: Ian Baxter (</w:t>
      </w:r>
      <w:hyperlink r:id="rId9" w:history="1">
        <w:r w:rsidRPr="004431D3">
          <w:rPr>
            <w:rStyle w:val="Hyperlink"/>
            <w:rFonts w:eastAsiaTheme="majorEastAsia"/>
          </w:rPr>
          <w:t>itbaxter@ucsb.edu)</w:t>
        </w:r>
      </w:hyperlink>
      <w:r w:rsidRPr="004431D3">
        <w:rPr>
          <w:rStyle w:val="Hyperlink"/>
          <w:rFonts w:eastAsiaTheme="majorEastAsia"/>
        </w:rPr>
        <w:t>,</w:t>
      </w:r>
      <w:r w:rsidRPr="004431D3">
        <w:t xml:space="preserve"> </w:t>
      </w:r>
      <w:proofErr w:type="spellStart"/>
      <w:r w:rsidRPr="004431D3">
        <w:t>Q</w:t>
      </w:r>
      <w:commentRangeStart w:id="2"/>
      <w:commentRangeStart w:id="3"/>
      <w:r w:rsidRPr="004431D3">
        <w:t>inghua</w:t>
      </w:r>
      <w:proofErr w:type="spellEnd"/>
      <w:r w:rsidRPr="004431D3">
        <w:t xml:space="preserve"> Ding (qinghua@ucsb.edu</w:t>
      </w:r>
      <w:commentRangeEnd w:id="2"/>
      <w:commentRangeEnd w:id="3"/>
      <w:r w:rsidRPr="004431D3">
        <w:t>)</w:t>
      </w:r>
      <w:r w:rsidRPr="004431D3">
        <w:rPr>
          <w:rStyle w:val="CommentReference"/>
          <w:rFonts w:eastAsia="Calibri"/>
        </w:rPr>
        <w:commentReference w:id="2"/>
      </w:r>
      <w:r w:rsidRPr="004431D3">
        <w:rPr>
          <w:rStyle w:val="CommentReference"/>
          <w:rFonts w:eastAsia="Calibri"/>
        </w:rPr>
        <w:commentReference w:id="3"/>
      </w:r>
    </w:p>
    <w:p w14:paraId="37D5080C" w14:textId="77777777" w:rsidR="004431D3" w:rsidRPr="004431D3" w:rsidRDefault="004431D3" w:rsidP="004431D3">
      <w:pPr>
        <w:pStyle w:val="Heading-Main"/>
      </w:pPr>
      <w:r w:rsidRPr="004431D3">
        <w:t>Key Points:</w:t>
      </w:r>
    </w:p>
    <w:p w14:paraId="196ED93A" w14:textId="351FBC00" w:rsidR="00581A21" w:rsidRDefault="00581A21" w:rsidP="00581A21">
      <w:pPr>
        <w:pStyle w:val="KeyPoints"/>
        <w:numPr>
          <w:ilvl w:val="0"/>
          <w:numId w:val="1"/>
        </w:numPr>
      </w:pPr>
      <w:r>
        <w:t xml:space="preserve">Remote land sources account for 62% (81% remote) of the moistening over the Arctic in the last 4 </w:t>
      </w:r>
      <w:proofErr w:type="gramStart"/>
      <w:r>
        <w:t>decades</w:t>
      </w:r>
      <w:proofErr w:type="gramEnd"/>
    </w:p>
    <w:p w14:paraId="52387051" w14:textId="48344CB0" w:rsidR="004431D3" w:rsidRPr="00581A21" w:rsidRDefault="004431D3" w:rsidP="00581A21">
      <w:pPr>
        <w:pStyle w:val="KeyPoints"/>
        <w:numPr>
          <w:ilvl w:val="0"/>
          <w:numId w:val="1"/>
        </w:numPr>
      </w:pPr>
      <w:r w:rsidRPr="004431D3">
        <w:t xml:space="preserve">Remote moisture transport determines the Arctic summertime water vapor feedback contributing to 92% over the satellite </w:t>
      </w:r>
      <w:proofErr w:type="gramStart"/>
      <w:r w:rsidRPr="004431D3">
        <w:t>era</w:t>
      </w:r>
      <w:proofErr w:type="gramEnd"/>
    </w:p>
    <w:p w14:paraId="5A39B0C9" w14:textId="3CCB216A" w:rsidR="00581A21" w:rsidRPr="004431D3" w:rsidRDefault="000D22C0" w:rsidP="00581A21">
      <w:pPr>
        <w:pStyle w:val="KeyPoints"/>
        <w:numPr>
          <w:ilvl w:val="0"/>
          <w:numId w:val="1"/>
        </w:numPr>
      </w:pPr>
      <w:r>
        <w:t xml:space="preserve">A North American land capacitor effect supplies diverted ARs west of Greenland creating the largest contribution to summer water vapor </w:t>
      </w:r>
      <w:proofErr w:type="gramStart"/>
      <w:r>
        <w:t>feedback</w:t>
      </w:r>
      <w:proofErr w:type="gramEnd"/>
    </w:p>
    <w:p w14:paraId="204D42FD" w14:textId="77777777" w:rsidR="00581A21" w:rsidRPr="004431D3" w:rsidRDefault="00581A21">
      <w:pPr>
        <w:rPr>
          <w:rFonts w:ascii="Times New Roman" w:hAnsi="Times New Roman" w:cs="Times New Roman"/>
        </w:rPr>
        <w:sectPr w:rsidR="00581A21" w:rsidRPr="004431D3" w:rsidSect="008E2740">
          <w:pgSz w:w="12240" w:h="15840"/>
          <w:pgMar w:top="1440" w:right="1440" w:bottom="1440" w:left="1440" w:header="720" w:footer="720" w:gutter="0"/>
          <w:cols w:space="720"/>
          <w:docGrid w:linePitch="360"/>
        </w:sectPr>
      </w:pPr>
    </w:p>
    <w:p w14:paraId="4F0F9609" w14:textId="77777777" w:rsidR="004431D3" w:rsidRPr="004431D3" w:rsidRDefault="004431D3" w:rsidP="004431D3">
      <w:pPr>
        <w:pStyle w:val="Heading-Main"/>
        <w:jc w:val="both"/>
      </w:pPr>
      <w:r w:rsidRPr="004431D3">
        <w:lastRenderedPageBreak/>
        <w:t>Abstract</w:t>
      </w:r>
    </w:p>
    <w:p w14:paraId="23FBC4F7" w14:textId="3ED0E4CE" w:rsidR="004431D3" w:rsidRPr="004431D3" w:rsidRDefault="004431D3" w:rsidP="004431D3">
      <w:pPr>
        <w:pStyle w:val="Abstract"/>
        <w:jc w:val="both"/>
      </w:pPr>
      <w:r w:rsidRPr="004431D3">
        <w:t xml:space="preserve">The primary sources and drivers of recent observed summer Arctic moistening trends are still unclear, which represents a significant research gap hindering attribution and detection analyses of observed Arctic warming. Here, using </w:t>
      </w:r>
      <w:r w:rsidR="00841F7B">
        <w:t>combined</w:t>
      </w:r>
      <w:r w:rsidRPr="004431D3">
        <w:t xml:space="preserve"> water tagging and circulation nudging </w:t>
      </w:r>
      <w:r w:rsidR="00841F7B">
        <w:t>techniques</w:t>
      </w:r>
      <w:r w:rsidRPr="004431D3">
        <w:t>, we find that the summertime circulation trend pattern over recent decades, play</w:t>
      </w:r>
      <w:r w:rsidR="00841F7B">
        <w:t>s</w:t>
      </w:r>
      <w:r w:rsidRPr="004431D3">
        <w:t xml:space="preserve"> a key role in moistening the Arctic through directing more ARs into the Arctic along </w:t>
      </w:r>
      <w:r w:rsidR="00841F7B">
        <w:t>four</w:t>
      </w:r>
      <w:r w:rsidRPr="004431D3">
        <w:t xml:space="preserve"> narrow pathways. </w:t>
      </w:r>
      <w:r w:rsidR="006F5EE7">
        <w:t>We quantify the radiative impact of these transport pathways using the traditional kernel approach, finding a dominant contribution from mid- to high latitude land sources (65%). We focus on the strongest radiative pathway associated with an anticyclonic</w:t>
      </w:r>
      <w:r w:rsidRPr="004431D3">
        <w:t xml:space="preserve"> trend pattern over Greenland, favoring enhanced poleward moisture transport from North America along western Greenland.</w:t>
      </w:r>
      <w:r w:rsidR="006F5EE7">
        <w:t xml:space="preserve"> </w:t>
      </w:r>
      <w:r w:rsidRPr="004431D3">
        <w:t xml:space="preserve">This enhanced moisture transport induces more precipitation and moisture changes across the Arctic which have likely contributed to changes in </w:t>
      </w:r>
      <w:proofErr w:type="spellStart"/>
      <w:r w:rsidRPr="004431D3">
        <w:t>GrIS</w:t>
      </w:r>
      <w:proofErr w:type="spellEnd"/>
      <w:r w:rsidRPr="004431D3">
        <w:t xml:space="preserve"> SMB and sea ice via </w:t>
      </w:r>
      <w:r w:rsidR="00BB29DA">
        <w:t>the summertime water vapor feedback</w:t>
      </w:r>
      <w:r w:rsidRPr="004431D3">
        <w:t xml:space="preserve">, contributing as much as </w:t>
      </w:r>
      <w:r w:rsidR="006F5EE7">
        <w:t>24</w:t>
      </w:r>
      <w:r w:rsidRPr="004431D3">
        <w:t xml:space="preserve">% of </w:t>
      </w:r>
      <w:commentRangeStart w:id="4"/>
      <w:r w:rsidRPr="004431D3">
        <w:t>the total effect</w:t>
      </w:r>
      <w:commentRangeEnd w:id="4"/>
      <w:r w:rsidRPr="004431D3">
        <w:rPr>
          <w:rStyle w:val="CommentReference"/>
          <w:rFonts w:eastAsia="Calibri"/>
        </w:rPr>
        <w:commentReference w:id="4"/>
      </w:r>
      <w:r w:rsidRPr="004431D3">
        <w:t xml:space="preserve">. </w:t>
      </w:r>
      <w:r w:rsidR="006F5EE7">
        <w:t xml:space="preserve">The long-term trend in poleward moisture transport is consistently supplied by a land capacitor effect through early summer rainfall originating from the Caribbean Sea. </w:t>
      </w:r>
      <w:r w:rsidRPr="004431D3">
        <w:t xml:space="preserve">Thus, the role of </w:t>
      </w:r>
      <w:proofErr w:type="gramStart"/>
      <w:r w:rsidRPr="004431D3">
        <w:t>large scale</w:t>
      </w:r>
      <w:proofErr w:type="gramEnd"/>
      <w:r w:rsidRPr="004431D3">
        <w:t xml:space="preserve"> circulation on ARs and both anthropogenic and internal variability should be taken into account to explain the underlying mechanism</w:t>
      </w:r>
      <w:r w:rsidR="006F5EE7">
        <w:t>s</w:t>
      </w:r>
      <w:r w:rsidRPr="004431D3">
        <w:t xml:space="preserve"> of recent moistening of the Arctic.</w:t>
      </w:r>
    </w:p>
    <w:p w14:paraId="051C4463" w14:textId="77777777" w:rsidR="004431D3" w:rsidRPr="004431D3" w:rsidRDefault="004431D3">
      <w:pPr>
        <w:rPr>
          <w:rFonts w:ascii="Times New Roman" w:hAnsi="Times New Roman" w:cs="Times New Roman"/>
        </w:rPr>
      </w:pPr>
    </w:p>
    <w:p w14:paraId="77FB5A2C" w14:textId="11A2626D" w:rsidR="004431D3" w:rsidRPr="004431D3" w:rsidRDefault="00D954BD" w:rsidP="004431D3">
      <w:pPr>
        <w:pStyle w:val="Heading-Main"/>
        <w:jc w:val="both"/>
      </w:pPr>
      <w:r>
        <w:t>Main</w:t>
      </w:r>
    </w:p>
    <w:p w14:paraId="00BF526F" w14:textId="5135DEF4" w:rsidR="004431D3" w:rsidRPr="004431D3" w:rsidRDefault="004431D3" w:rsidP="004431D3">
      <w:pPr>
        <w:pStyle w:val="Heading-Main"/>
        <w:jc w:val="both"/>
        <w:rPr>
          <w:b w:val="0"/>
          <w:bCs w:val="0"/>
          <w:kern w:val="0"/>
        </w:rPr>
      </w:pPr>
      <w:r w:rsidRPr="004431D3">
        <w:rPr>
          <w:b w:val="0"/>
          <w:bCs w:val="0"/>
          <w:kern w:val="0"/>
        </w:rPr>
        <w:t xml:space="preserve">   Over the last four decades, the Arctic has warmed at a rate more than 2-3 times that of global mean surface temperature</w:t>
      </w:r>
      <w:r w:rsidR="00541845">
        <w:rPr>
          <w:b w:val="0"/>
          <w:bCs w:val="0"/>
          <w:kern w:val="0"/>
        </w:rPr>
        <w:fldChar w:fldCharType="begin"/>
      </w:r>
      <w:r w:rsidR="00A4683E">
        <w:rPr>
          <w:b w:val="0"/>
          <w:bCs w:val="0"/>
          <w:kern w:val="0"/>
        </w:rPr>
        <w:instrText xml:space="preserve"> ADDIN ZOTERO_ITEM CSL_CITATION {"citationID":"meQrMbEy","properties":{"formattedCitation":"\\super 1,2\\nosupersub{}","plainCitation":"1,2","noteIndex":0},"citationItems":[{"id":7,"uris":["http://zotero.org/users/local/FLuJc6hs/items/T4FH4IBD","http://zotero.org/users/13633861/items/T4FH4IBD"],"itemData":{"id":7,"type":"article-journal","abstract":"Rises in surface air temperature (SAT) in response to increasing concentrations of greenhouse gases (GHGs) are expected to be amplified in northern high latitudes, with warming most pronounced over the Arctic Ocean owing to the loss of sea ice. Observations document recent warming, but an enhanced Arctic Ocean signal is not readily evident. This disparity, combined with varying model projections of SAT change, and large variability in observed SAT over the 20th century, may lead one to question the concept of Arctic amplification. Disparity is greatly reduced, however, if one compares observed trajectories to near-future simulations (2010–2029), rather than to the doubled-CO2 or late 21st century conditions that are typically cited. These near-future simulations document a preconditioning phase of Arctic amplification, characterized by the initial retreat and thinning of sea ice, with imprints of low-frequency variability. Observations show these same basic features, but with SATs over the Arctic Ocean still largely constrained by the insulating effects of the ice cover and thermal inertia of the upper ocean. Given the general consistency with model projections, we are likely near the threshold when absorption of solar radiation during summer limits ice growth the following autumn and winter, initiating a feedback leading to a substantial increase in Arctic Ocean SATs.","container-title":"Climatic Change","DOI":"10.1007/s10584-005-9017-y","ISSN":"1573-1480","issue":"3","journalAbbreviation":"Climatic Change","language":"en","page":"241-264","source":"Springer Link","title":"The Arctic Amplification Debate","volume":"76","author":[{"family":"Serreze","given":"Mark C."},{"family":"Francis","given":"Jennifer A."}],"issued":{"date-parts":[["2006",6,1]]}}},{"id":9,"uris":["http://zotero.org/users/local/FLuJc6hs/items/S9UE6M9N","http://zotero.org/users/13633861/items/S9UE6M9N"],"itemData":{"id":9,"type":"article-journal","abstract":"Climate change does not occur uniformly around the world: instead, in a process called polar amplification, the Arctic warms more rapidly than the tropics or mid-latitudes. Recent work published in Nature suggested that upper-atmospheric transport processes accounted for much of the recent polar amplification, but this conclusion proved controversial. Using updated reanalysis data from the past two decades, James Screen and Ian Simmonds now show that reductions in sea ice cover and thickness, rather than upper atmosphere processes, are responsible for most of the recent polar amplification. These findings reinforce suggestions that strong positive ice–temperature feedbacks are at work in the Arctic, and suggest that rapid warming and sea ice melting are likely to continue in the near future.","container-title":"Nature","DOI":"10.1038/nature09051","ISSN":"1476-4687","issue":"7293","language":"en","license":"2010 Macmillan Publishers Limited. All rights reserved","note":"number: 7293\npublisher: Nature Publishing Group","page":"1334-1337","source":"www.nature.com","title":"The central role of diminishing sea ice in recent Arctic temperature amplification","volume":"464","author":[{"family":"Screen","given":"James A."},{"family":"Simmonds","given":"Ian"}],"issued":{"date-parts":[["2010",4]]}}}],"schema":"https://github.com/citation-style-language/schema/raw/master/csl-citation.json"} </w:instrText>
      </w:r>
      <w:r w:rsidR="00541845">
        <w:rPr>
          <w:b w:val="0"/>
          <w:bCs w:val="0"/>
          <w:kern w:val="0"/>
        </w:rPr>
        <w:fldChar w:fldCharType="separate"/>
      </w:r>
      <w:r w:rsidR="00541845" w:rsidRPr="00541845">
        <w:rPr>
          <w:kern w:val="0"/>
          <w:vertAlign w:val="superscript"/>
        </w:rPr>
        <w:t>1,2</w:t>
      </w:r>
      <w:r w:rsidR="00541845">
        <w:rPr>
          <w:b w:val="0"/>
          <w:bCs w:val="0"/>
          <w:kern w:val="0"/>
        </w:rPr>
        <w:fldChar w:fldCharType="end"/>
      </w:r>
      <w:del w:id="5" w:author="Ian Baxter" w:date="2024-02-15T13:36:00Z">
        <w:r w:rsidRPr="004431D3" w:rsidDel="00541845">
          <w:rPr>
            <w:b w:val="0"/>
            <w:bCs w:val="0"/>
            <w:kern w:val="0"/>
          </w:rPr>
          <w:delText xml:space="preserve"> [</w:delText>
        </w:r>
        <w:r w:rsidR="00D954BD" w:rsidDel="00541845">
          <w:rPr>
            <w:b w:val="0"/>
            <w:bCs w:val="0"/>
            <w:kern w:val="0"/>
          </w:rPr>
          <w:delText>Serreze et al. 2006</w:delText>
        </w:r>
        <w:r w:rsidR="006F5EE7" w:rsidDel="00541845">
          <w:rPr>
            <w:b w:val="0"/>
            <w:bCs w:val="0"/>
            <w:kern w:val="0"/>
          </w:rPr>
          <w:delText>; Screen &amp; Simmonds 2010</w:delText>
        </w:r>
        <w:r w:rsidRPr="004431D3" w:rsidDel="00541845">
          <w:rPr>
            <w:b w:val="0"/>
            <w:bCs w:val="0"/>
            <w:kern w:val="0"/>
          </w:rPr>
          <w:delText>]</w:delText>
        </w:r>
      </w:del>
      <w:r w:rsidRPr="004431D3">
        <w:rPr>
          <w:b w:val="0"/>
          <w:bCs w:val="0"/>
          <w:kern w:val="0"/>
        </w:rPr>
        <w:t>. The warming has led to a rapid decline of Arctic sea ice and Greenland Ice Sheet (</w:t>
      </w:r>
      <w:proofErr w:type="spellStart"/>
      <w:r w:rsidRPr="004431D3">
        <w:rPr>
          <w:b w:val="0"/>
          <w:bCs w:val="0"/>
          <w:kern w:val="0"/>
        </w:rPr>
        <w:t>GrIS</w:t>
      </w:r>
      <w:proofErr w:type="spellEnd"/>
      <w:r w:rsidRPr="004431D3">
        <w:rPr>
          <w:b w:val="0"/>
          <w:bCs w:val="0"/>
          <w:kern w:val="0"/>
        </w:rPr>
        <w:t>) surface mass balance (SMB)</w:t>
      </w:r>
      <w:r w:rsidR="00A05C05">
        <w:rPr>
          <w:b w:val="0"/>
          <w:bCs w:val="0"/>
          <w:kern w:val="0"/>
        </w:rPr>
        <w:fldChar w:fldCharType="begin"/>
      </w:r>
      <w:r w:rsidR="00A4683E">
        <w:rPr>
          <w:b w:val="0"/>
          <w:bCs w:val="0"/>
          <w:kern w:val="0"/>
        </w:rPr>
        <w:instrText xml:space="preserve"> ADDIN ZOTERO_ITEM CSL_CITATION {"citationID":"ozSutY49","properties":{"formattedCitation":"\\super 3\\nosupersub{}","plainCitation":"3","noteIndex":0},"citationItems":[{"id":11,"uris":["http://zotero.org/users/local/FLuJc6hs/items/SAAK8UR6","http://zotero.org/users/13633861/items/SAAK8UR6"],"itemData":{"id":11,"type":"article-journal","abstract":"The Arctic has been suggested to see seasonally ice-free conditions within two-to-three decades under high-emissions scenarios. However, the time of emergence of the first ice-free month remains uncertain due to a wide range of estimates for Arctic climate sensitivity to anthropogenic forcing. Here, we propose a recalibration of the sea ice and Greenland ice sheet response to climate change, based on the finding that the sensitivity of the Arctic cryosphere to atmospheric circulation in climate models substantially differs from the observed one. Assuming that Arctic climate sensitivity of models recalibrated by observations remains unchanged in coming decades, this approach yields a delay in the projected timing of the first September sea-ice-free Arctic and widespread Greenland melting of roughly a decade compared to the uncalibrated ensemble. This indicates the importance of accounting for the role of large-scale atmospheric forcing and circulation changes in Arctic climate change.","container-title":"Nature Climate Change","DOI":"10.1038/s41558-023-01698-1","ISSN":"1758-6798","issue":"7","journalAbbreviation":"Nat. Clim. Chang.","language":"en","license":"2023 The Author(s), under exclusive licence to Springer Nature Limited","note":"number: 7\npublisher: Nature Publishing Group","page":"710-718","source":"www.nature.com","title":"Atmospheric circulation-constrained model sensitivity recalibrates Arctic climate projections","volume":"13","author":[{"family":"Topál","given":"Dániel"},{"family":"Ding","given":"Qinghua"}],"issued":{"date-parts":[["2023",7]]}}}],"schema":"https://github.com/citation-style-language/schema/raw/master/csl-citation.json"} </w:instrText>
      </w:r>
      <w:r w:rsidR="00A05C05">
        <w:rPr>
          <w:b w:val="0"/>
          <w:bCs w:val="0"/>
          <w:kern w:val="0"/>
        </w:rPr>
        <w:fldChar w:fldCharType="separate"/>
      </w:r>
      <w:r w:rsidR="00A05C05" w:rsidRPr="00A05C05">
        <w:rPr>
          <w:kern w:val="0"/>
          <w:vertAlign w:val="superscript"/>
        </w:rPr>
        <w:t>3</w:t>
      </w:r>
      <w:r w:rsidR="00A05C05">
        <w:rPr>
          <w:b w:val="0"/>
          <w:bCs w:val="0"/>
          <w:kern w:val="0"/>
        </w:rPr>
        <w:fldChar w:fldCharType="end"/>
      </w:r>
      <w:del w:id="6" w:author="Ian Baxter" w:date="2024-02-15T13:37:00Z">
        <w:r w:rsidRPr="004431D3" w:rsidDel="00541845">
          <w:rPr>
            <w:b w:val="0"/>
            <w:bCs w:val="0"/>
            <w:kern w:val="0"/>
          </w:rPr>
          <w:delText xml:space="preserve"> </w:delText>
        </w:r>
        <w:r w:rsidR="00D954BD" w:rsidDel="00541845">
          <w:rPr>
            <w:b w:val="0"/>
            <w:bCs w:val="0"/>
            <w:kern w:val="0"/>
          </w:rPr>
          <w:delText>[</w:delText>
        </w:r>
        <w:r w:rsidRPr="004431D3" w:rsidDel="00541845">
          <w:rPr>
            <w:b w:val="0"/>
            <w:bCs w:val="0"/>
            <w:kern w:val="0"/>
          </w:rPr>
          <w:delText>Topal 2023]</w:delText>
        </w:r>
      </w:del>
      <w:r w:rsidRPr="004431D3">
        <w:rPr>
          <w:b w:val="0"/>
          <w:bCs w:val="0"/>
          <w:kern w:val="0"/>
        </w:rPr>
        <w:t xml:space="preserve">. </w:t>
      </w:r>
      <w:r w:rsidR="001D54E3" w:rsidRPr="004431D3">
        <w:rPr>
          <w:b w:val="0"/>
          <w:bCs w:val="0"/>
          <w:kern w:val="0"/>
        </w:rPr>
        <w:t xml:space="preserve">Following the temperature rise, </w:t>
      </w:r>
      <w:r w:rsidR="001D54E3">
        <w:rPr>
          <w:b w:val="0"/>
          <w:bCs w:val="0"/>
          <w:kern w:val="0"/>
        </w:rPr>
        <w:t xml:space="preserve">sea ice cover has retreated, which is expected to increase </w:t>
      </w:r>
      <w:r w:rsidR="001D54E3" w:rsidRPr="004431D3">
        <w:rPr>
          <w:b w:val="0"/>
          <w:bCs w:val="0"/>
          <w:kern w:val="0"/>
        </w:rPr>
        <w:t>moisture in the Arctic</w:t>
      </w:r>
      <w:r w:rsidR="001D54E3">
        <w:rPr>
          <w:b w:val="0"/>
          <w:bCs w:val="0"/>
          <w:kern w:val="0"/>
        </w:rPr>
        <w:t xml:space="preserve">, </w:t>
      </w:r>
      <w:r w:rsidR="001D54E3" w:rsidRPr="004431D3">
        <w:rPr>
          <w:b w:val="0"/>
          <w:bCs w:val="0"/>
          <w:kern w:val="0"/>
        </w:rPr>
        <w:t>leading to greater cloud cover and precipitation</w:t>
      </w:r>
      <w:del w:id="7" w:author="Ian Baxter" w:date="2024-02-15T13:40:00Z">
        <w:r w:rsidR="001D54E3" w:rsidRPr="004431D3" w:rsidDel="00A05C05">
          <w:rPr>
            <w:b w:val="0"/>
            <w:bCs w:val="0"/>
            <w:kern w:val="0"/>
          </w:rPr>
          <w:delText xml:space="preserve"> [Bintanja and Selton, 2014; Kopec et al., 2016</w:delText>
        </w:r>
      </w:del>
      <w:r w:rsidR="00A4683E">
        <w:rPr>
          <w:b w:val="0"/>
          <w:bCs w:val="0"/>
          <w:kern w:val="0"/>
        </w:rPr>
        <w:fldChar w:fldCharType="begin"/>
      </w:r>
      <w:r w:rsidR="00A4683E">
        <w:rPr>
          <w:b w:val="0"/>
          <w:bCs w:val="0"/>
          <w:kern w:val="0"/>
        </w:rPr>
        <w:instrText xml:space="preserve"> ADDIN ZOTERO_ITEM CSL_CITATION {"citationID":"xvITobDD","properties":{"formattedCitation":"\\super 4,5\\nosupersub{}","plainCitation":"4,5","noteIndex":0},"citationItems":[{"id":13,"uris":["http://zotero.org/users/13633861/items/ZTPTYQA4"],"itemData":{"id":13,"type":"article-journal","abstract":"Precipitation is expected to increase far more over the twenty-first century in the Arctic than the global average; climate models show that this is driven mainly by increased local evaporation and sea-ice retreat, rather than by increased moisture transport from lower latitudes.","container-title":"Nature","DOI":"10.1038/nature13259","ISSN":"1476-4687","issue":"7501","language":"en","license":"2014 Springer Nature Limited","note":"number: 7501\npublisher: Nature Publishing Group","page":"479-482","source":"www.nature.com","title":"Future increases in Arctic precipitation linked to local evaporation and sea-ice retreat","volume":"509","author":[{"family":"Bintanja","given":"R."},{"family":"Selten","given":"F. M."}],"issued":{"date-parts":[["2014",5]]}}},{"id":31,"uris":["http://zotero.org/users/13633861/items/7YVWUQ7Z"],"itemData":{"id":31,"type":"article-journal","abstract":"SignificanceThere has been a growing consensus that a decrease in sea ice would cause an increase in Arctic precipitation because of the potential for increased local evaporation. We quantify the e...","container-title":"Proceedings of the National Academy of Sciences","DOI":"10.1073/PNAS.1504633113","ISSN":"10916490","issue":"1","note":"publisher: National Academy of Sciences\nISBN: 1504633113","page":"46-51","title":"Influence of sea ice on Arctic precipitation","volume":"113","author":[{"family":"Kopec","given":"Ben G."},{"family":"Feng","given":"Xiahong"},{"family":"Michel","given":"Fred A."},{"family":"Posmentiera","given":"Eric S."}],"issued":{"date-parts":[["2016",1,5]]}}}],"schema":"https://github.com/citation-style-language/schema/raw/master/csl-citation.json"} </w:instrText>
      </w:r>
      <w:r w:rsidR="00A4683E">
        <w:rPr>
          <w:b w:val="0"/>
          <w:bCs w:val="0"/>
          <w:kern w:val="0"/>
        </w:rPr>
        <w:fldChar w:fldCharType="separate"/>
      </w:r>
      <w:r w:rsidR="00A4683E" w:rsidRPr="00A4683E">
        <w:rPr>
          <w:kern w:val="0"/>
          <w:vertAlign w:val="superscript"/>
        </w:rPr>
        <w:t>4,5</w:t>
      </w:r>
      <w:r w:rsidR="00A4683E">
        <w:rPr>
          <w:b w:val="0"/>
          <w:bCs w:val="0"/>
          <w:kern w:val="0"/>
        </w:rPr>
        <w:fldChar w:fldCharType="end"/>
      </w:r>
      <w:del w:id="8" w:author="Ian Baxter" w:date="2024-02-15T13:40:00Z">
        <w:r w:rsidR="001D54E3" w:rsidRPr="004431D3" w:rsidDel="00A05C05">
          <w:rPr>
            <w:b w:val="0"/>
            <w:bCs w:val="0"/>
            <w:kern w:val="0"/>
          </w:rPr>
          <w:delText>]</w:delText>
        </w:r>
      </w:del>
      <w:r w:rsidR="001D54E3" w:rsidRPr="004431D3">
        <w:rPr>
          <w:b w:val="0"/>
          <w:bCs w:val="0"/>
          <w:kern w:val="0"/>
        </w:rPr>
        <w:t>.</w:t>
      </w:r>
      <w:r w:rsidR="001D54E3">
        <w:rPr>
          <w:b w:val="0"/>
          <w:bCs w:val="0"/>
          <w:kern w:val="0"/>
        </w:rPr>
        <w:t xml:space="preserve"> </w:t>
      </w:r>
      <w:r w:rsidRPr="004431D3">
        <w:rPr>
          <w:b w:val="0"/>
          <w:bCs w:val="0"/>
          <w:kern w:val="0"/>
        </w:rPr>
        <w:t xml:space="preserve">Understanding moisture changes in the Arctic is important for constraining water vapor </w:t>
      </w:r>
      <w:proofErr w:type="gramStart"/>
      <w:r w:rsidRPr="004431D3">
        <w:rPr>
          <w:b w:val="0"/>
          <w:bCs w:val="0"/>
          <w:kern w:val="0"/>
        </w:rPr>
        <w:t>feedbacks</w:t>
      </w:r>
      <w:proofErr w:type="gramEnd"/>
      <w:r w:rsidRPr="004431D3">
        <w:rPr>
          <w:b w:val="0"/>
          <w:bCs w:val="0"/>
          <w:kern w:val="0"/>
        </w:rPr>
        <w:t xml:space="preserve">, which are the second strongest contributor to summertime Arctic warming following the sea ice albedo feedback </w:t>
      </w:r>
      <w:del w:id="9" w:author="Ian Baxter" w:date="2024-02-15T13:53:00Z">
        <w:r w:rsidRPr="004431D3" w:rsidDel="00A4683E">
          <w:rPr>
            <w:b w:val="0"/>
            <w:bCs w:val="0"/>
            <w:kern w:val="0"/>
          </w:rPr>
          <w:delText xml:space="preserve">[Pithan and Mauritsen 2014] </w:delText>
        </w:r>
      </w:del>
      <w:r w:rsidRPr="004431D3">
        <w:rPr>
          <w:b w:val="0"/>
          <w:bCs w:val="0"/>
          <w:kern w:val="0"/>
        </w:rPr>
        <w:t xml:space="preserve">and a leading source of model uncertainties in projecting the future climate </w:t>
      </w:r>
      <w:commentRangeStart w:id="10"/>
      <w:r w:rsidRPr="004431D3">
        <w:rPr>
          <w:b w:val="0"/>
          <w:bCs w:val="0"/>
          <w:kern w:val="0"/>
        </w:rPr>
        <w:t>response in the Arctic</w:t>
      </w:r>
      <w:commentRangeEnd w:id="10"/>
      <w:r w:rsidRPr="004431D3">
        <w:rPr>
          <w:rStyle w:val="CommentReference"/>
          <w:rFonts w:eastAsia="Calibri"/>
          <w:b w:val="0"/>
          <w:bCs w:val="0"/>
          <w:kern w:val="0"/>
        </w:rPr>
        <w:commentReference w:id="10"/>
      </w:r>
      <w:r w:rsidRPr="004431D3">
        <w:rPr>
          <w:b w:val="0"/>
          <w:bCs w:val="0"/>
          <w:kern w:val="0"/>
        </w:rPr>
        <w:t>.</w:t>
      </w:r>
      <w:r w:rsidR="00030336" w:rsidRPr="00030336">
        <w:rPr>
          <w:b w:val="0"/>
          <w:bCs w:val="0"/>
          <w:kern w:val="0"/>
        </w:rPr>
        <w:t xml:space="preserve"> </w:t>
      </w:r>
    </w:p>
    <w:p w14:paraId="46CA16F5" w14:textId="599BAF16" w:rsidR="004431D3" w:rsidRPr="004431D3" w:rsidRDefault="004431D3" w:rsidP="004431D3">
      <w:pPr>
        <w:pStyle w:val="Heading-Main"/>
        <w:ind w:firstLine="240"/>
        <w:jc w:val="both"/>
        <w:rPr>
          <w:b w:val="0"/>
          <w:bCs w:val="0"/>
          <w:kern w:val="0"/>
        </w:rPr>
      </w:pPr>
      <w:r w:rsidRPr="004431D3">
        <w:rPr>
          <w:b w:val="0"/>
          <w:bCs w:val="0"/>
          <w:kern w:val="0"/>
        </w:rPr>
        <w:t>Under increasing anthropogenic warming, humidity in the atmosphere would be expected to increase at a rate of 7% per K, constrained by the Clausi</w:t>
      </w:r>
      <w:r w:rsidR="00D01043">
        <w:rPr>
          <w:b w:val="0"/>
          <w:bCs w:val="0"/>
          <w:kern w:val="0"/>
        </w:rPr>
        <w:t>u</w:t>
      </w:r>
      <w:r w:rsidRPr="004431D3">
        <w:rPr>
          <w:b w:val="0"/>
          <w:bCs w:val="0"/>
          <w:kern w:val="0"/>
        </w:rPr>
        <w:t xml:space="preserve">s-Clapeyron (CC) relation, leading to increases in downwelling longwave radiation, changes in cloud and precipitation characteristics, and many other alterations to the hydrological cycle. This constraint has led to one possible response of the hydrological cycle in the tropics and subtropics to global warming: </w:t>
      </w:r>
      <w:commentRangeStart w:id="11"/>
      <w:commentRangeStart w:id="12"/>
      <w:r w:rsidRPr="004431D3">
        <w:rPr>
          <w:b w:val="0"/>
          <w:bCs w:val="0"/>
          <w:kern w:val="0"/>
        </w:rPr>
        <w:t>“the wet gets wetter, and the dry gets drier”</w:t>
      </w:r>
      <w:commentRangeEnd w:id="11"/>
      <w:r w:rsidRPr="004431D3">
        <w:rPr>
          <w:rStyle w:val="CommentReference"/>
          <w:rFonts w:eastAsia="Calibri"/>
          <w:b w:val="0"/>
          <w:bCs w:val="0"/>
          <w:kern w:val="0"/>
        </w:rPr>
        <w:commentReference w:id="11"/>
      </w:r>
      <w:commentRangeEnd w:id="12"/>
      <w:r w:rsidRPr="004431D3">
        <w:rPr>
          <w:rStyle w:val="CommentReference"/>
          <w:rFonts w:eastAsia="Calibri"/>
          <w:b w:val="0"/>
          <w:bCs w:val="0"/>
          <w:kern w:val="0"/>
        </w:rPr>
        <w:commentReference w:id="12"/>
      </w:r>
      <w:r w:rsidR="00CF3EC3">
        <w:rPr>
          <w:b w:val="0"/>
          <w:bCs w:val="0"/>
          <w:kern w:val="0"/>
        </w:rPr>
        <w:fldChar w:fldCharType="begin"/>
      </w:r>
      <w:r w:rsidR="00CF3EC3">
        <w:rPr>
          <w:b w:val="0"/>
          <w:bCs w:val="0"/>
          <w:kern w:val="0"/>
        </w:rPr>
        <w:instrText xml:space="preserve"> ADDIN ZOTERO_ITEM CSL_CITATION {"citationID":"CQz3Wae4","properties":{"formattedCitation":"\\super 6,7\\nosupersub{}","plainCitation":"6,7","noteIndex":0},"citationItems":[{"id":212,"uris":["http://zotero.org/users/13633861/items/E2KFVX6S"],"itemData":{"id":212,"type":"article-journal","abstract":"Abstract Using the climate change experiments generated for the Fourth Assessment of the Intergovernmental Panel on Climate Change, this study examines some aspects of the changes in the hydrological cycle that are robust across the models. These responses include the decrease in convective mass fluxes, the increase in horizontal moisture transport, the associated enhancement of the pattern of evaporation minus precipitation and its temporal variance, and the decrease in the horizontal sensible heat transport in the extratropics. A surprising finding is that a robust decrease in extratropical sensible heat transport is found only in the equilibrium climate response, as estimated in slab ocean responses to the doubling of CO2, and not in transient climate change scenarios. All of these robust responses are consequences of the increase in lower-tropospheric water vapor.","container-title":"Journal of Climate","DOI":"10.1175/JCLI3990.1","ISSN":"0894-8755, 1520-0442","issue":"21","language":"EN","note":"publisher: American Meteorological Society\nsection: Journal of Climate","page":"5686-5699","source":"journals.ametsoc.org","title":"Robust Responses of the Hydrological Cycle to Global Warming","volume":"19","author":[{"family":"Held","given":"Isaac M."},{"family":"Soden","given":"Brian J."}],"issued":{"date-parts":[["2006",11,1]]}}},{"id":214,"uris":["http://zotero.org/users/13633861/items/F4C4NWBM"],"itemData":{"id":214,"type":"article-journal","abstract":"There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Niño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moisture.","container-title":"Climate Research","DOI":"10.3354/cr00953","ISSN":"0936-577X, 1616-1572","issue":"1-2","language":"en","page":"123-138","source":"www.int-res.com","title":"Changes in precipitation with climate change","volume":"47","author":[{"family":"Trenberth","given":"Kevin E."}],"issued":{"date-parts":[["2011",3,31]]}}}],"schema":"https://github.com/citation-style-language/schema/raw/master/csl-citation.json"} </w:instrText>
      </w:r>
      <w:r w:rsidR="00CF3EC3">
        <w:rPr>
          <w:b w:val="0"/>
          <w:bCs w:val="0"/>
          <w:kern w:val="0"/>
        </w:rPr>
        <w:fldChar w:fldCharType="separate"/>
      </w:r>
      <w:r w:rsidR="00CF3EC3" w:rsidRPr="00CF3EC3">
        <w:rPr>
          <w:kern w:val="0"/>
          <w:vertAlign w:val="superscript"/>
        </w:rPr>
        <w:t>6,7</w:t>
      </w:r>
      <w:r w:rsidR="00CF3EC3">
        <w:rPr>
          <w:b w:val="0"/>
          <w:bCs w:val="0"/>
          <w:kern w:val="0"/>
        </w:rPr>
        <w:fldChar w:fldCharType="end"/>
      </w:r>
      <w:r w:rsidRPr="004431D3">
        <w:rPr>
          <w:b w:val="0"/>
          <w:bCs w:val="0"/>
          <w:kern w:val="0"/>
        </w:rPr>
        <w:t xml:space="preserve"> </w:t>
      </w:r>
      <w:del w:id="13" w:author="Ian Baxter" w:date="2024-02-15T14:16:00Z">
        <w:r w:rsidRPr="004431D3" w:rsidDel="00CF3EC3">
          <w:rPr>
            <w:b w:val="0"/>
            <w:bCs w:val="0"/>
            <w:kern w:val="0"/>
          </w:rPr>
          <w:delText xml:space="preserve">[Held and Soden, 2006; Trenberth, 2011] </w:delText>
        </w:r>
      </w:del>
      <w:r w:rsidRPr="004431D3">
        <w:rPr>
          <w:b w:val="0"/>
          <w:bCs w:val="0"/>
          <w:kern w:val="0"/>
        </w:rPr>
        <w:t xml:space="preserve">due to the forced response of large scale circulation including the walker circulation, the Hadley cell and the </w:t>
      </w:r>
      <w:proofErr w:type="spellStart"/>
      <w:r w:rsidRPr="004431D3">
        <w:rPr>
          <w:b w:val="0"/>
          <w:bCs w:val="0"/>
          <w:kern w:val="0"/>
        </w:rPr>
        <w:t>Ferrel</w:t>
      </w:r>
      <w:proofErr w:type="spellEnd"/>
      <w:r w:rsidRPr="004431D3">
        <w:rPr>
          <w:b w:val="0"/>
          <w:bCs w:val="0"/>
          <w:kern w:val="0"/>
        </w:rPr>
        <w:t xml:space="preserve"> cell. The Arctic is unique in this regard, because Arctic circulation appear to be less sensitive to global warming since it is located at the far end of the thermally and dynamically driven global circulation. Furthermore, the circulation response at high latitudes usually exhibits very diverse patterns from model to model</w:t>
      </w:r>
      <w:del w:id="14" w:author="Ian Baxter" w:date="2024-02-15T14:18:00Z">
        <w:r w:rsidRPr="004431D3" w:rsidDel="00CF3EC3">
          <w:rPr>
            <w:b w:val="0"/>
            <w:bCs w:val="0"/>
            <w:kern w:val="0"/>
          </w:rPr>
          <w:delText xml:space="preserve"> </w:delText>
        </w:r>
      </w:del>
      <w:r w:rsidR="00CF3EC3">
        <w:rPr>
          <w:b w:val="0"/>
          <w:bCs w:val="0"/>
          <w:kern w:val="0"/>
        </w:rPr>
        <w:fldChar w:fldCharType="begin"/>
      </w:r>
      <w:r w:rsidR="00CF3EC3">
        <w:rPr>
          <w:b w:val="0"/>
          <w:bCs w:val="0"/>
          <w:kern w:val="0"/>
        </w:rPr>
        <w:instrText xml:space="preserve"> ADDIN ZOTERO_ITEM CSL_CITATION {"citationID":"SFxqID0w","properties":{"formattedCitation":"\\super 8\\nosupersub{}","plainCitation":"8","noteIndex":0},"citationItems":[{"id":218,"uris":["http://zotero.org/users/13633861/items/SUHLTTR8"],"itemData":{"id":218,"type":"article-journal","abstract":"Abstract Stationary and low-frequency Rossby waves are the primary drivers of extratropical weather variations on monthly and longer time scales. They take the form of persistent highs and lows, which, for example, shape subtropical dry zones and guide extratropical storms. More generally, stationary-eddy circulations, including zonally anomalous tropical overturning circulations, set up large zonal variations in net precipitation (precipitation minus evaporation, P − E). This paper investigates the response of stationary eddies and the zonally asymmetric hydrological cycle to global warming in an idealized GCM, simulating a wide range of climates by varying longwave absorption. The stationary eddies are forced by two idealized zonal asymmetries: a midlatitude Gaussian mountain and an equatorial ocean heat source. Associated with changes in stationary eddies are changes in the zonal variation of the hydrological cycle. Particularly in the subtropics, these simulations show a nearly constant or decreasing amplitude of the zonally anomalous hydrological cycle in climates warmer than modern despite the wet gets wetter, dry gets drier effect associated with increasing atmospheric moisture content. An approximation for zonally anomalous P − E, based on zonal-mean surface specific humidity and stationary-eddy vertical motion, disentangles the roles of thermodynamic and dynamic changes. The approximation shows that changes in the zonally asymmetric hydrological cycle are predominantly controlled by changes in lower-tropospheric vertical motion in stationary eddies.","container-title":"Journal of Climate","DOI":"10.1175/JCLI-D-15-0781.1","ISSN":"0894-8755, 1520-0442","issue":"9","language":"EN","note":"publisher: American Meteorological Society\nsection: Journal of Climate","page":"3161-3179","source":"journals.ametsoc.org","title":"How Stationary Eddies Shape Changes in the Hydrological Cycle: Zonally Asymmetric Experiments in an Idealized GCM","title-short":"How Stationary Eddies Shape Changes in the Hydrological Cycle","volume":"29","author":[{"family":"Wills","given":"Robert C."},{"family":"Schneider","given":"Tapio"}],"issued":{"date-parts":[["2016",5,1]]}}}],"schema":"https://github.com/citation-style-language/schema/raw/master/csl-citation.json"} </w:instrText>
      </w:r>
      <w:r w:rsidR="00CF3EC3">
        <w:rPr>
          <w:b w:val="0"/>
          <w:bCs w:val="0"/>
          <w:kern w:val="0"/>
        </w:rPr>
        <w:fldChar w:fldCharType="separate"/>
      </w:r>
      <w:r w:rsidR="00CF3EC3" w:rsidRPr="00CF3EC3">
        <w:rPr>
          <w:kern w:val="0"/>
          <w:vertAlign w:val="superscript"/>
        </w:rPr>
        <w:t>8</w:t>
      </w:r>
      <w:r w:rsidR="00CF3EC3">
        <w:rPr>
          <w:b w:val="0"/>
          <w:bCs w:val="0"/>
          <w:kern w:val="0"/>
        </w:rPr>
        <w:fldChar w:fldCharType="end"/>
      </w:r>
      <w:del w:id="15" w:author="Ian Baxter" w:date="2024-02-15T14:18:00Z">
        <w:r w:rsidRPr="004431D3" w:rsidDel="00CF3EC3">
          <w:rPr>
            <w:b w:val="0"/>
            <w:bCs w:val="0"/>
            <w:kern w:val="0"/>
          </w:rPr>
          <w:delText>[Wills &amp; Schneider 2016]</w:delText>
        </w:r>
      </w:del>
      <w:r w:rsidRPr="004431D3">
        <w:rPr>
          <w:b w:val="0"/>
          <w:bCs w:val="0"/>
          <w:kern w:val="0"/>
        </w:rPr>
        <w:t xml:space="preserve">. In the tropics and midlatitudes, the moistening scenario across models to global warming is still thermodynamically </w:t>
      </w:r>
      <w:proofErr w:type="gramStart"/>
      <w:r w:rsidRPr="004431D3">
        <w:rPr>
          <w:b w:val="0"/>
          <w:bCs w:val="0"/>
          <w:kern w:val="0"/>
        </w:rPr>
        <w:t>determined, but</w:t>
      </w:r>
      <w:proofErr w:type="gramEnd"/>
      <w:r w:rsidRPr="004431D3">
        <w:rPr>
          <w:b w:val="0"/>
          <w:bCs w:val="0"/>
          <w:kern w:val="0"/>
        </w:rPr>
        <w:t xml:space="preserve"> modulated by dynamical changes. However, in regions not directly over the </w:t>
      </w:r>
      <w:r w:rsidRPr="004431D3">
        <w:rPr>
          <w:b w:val="0"/>
          <w:bCs w:val="0"/>
          <w:kern w:val="0"/>
        </w:rPr>
        <w:lastRenderedPageBreak/>
        <w:t>tropical oceans, such as over land or in the Arctic, it remains unclear how global warming has shaped the moistening pattern ther</w:t>
      </w:r>
      <w:ins w:id="16" w:author="Ian Baxter" w:date="2024-02-15T13:33:00Z">
        <w:r w:rsidR="00541845">
          <w:rPr>
            <w:b w:val="0"/>
            <w:bCs w:val="0"/>
            <w:kern w:val="0"/>
          </w:rPr>
          <w:t>e</w:t>
        </w:r>
      </w:ins>
      <w:r w:rsidR="00541845">
        <w:rPr>
          <w:b w:val="0"/>
          <w:bCs w:val="0"/>
          <w:kern w:val="0"/>
        </w:rPr>
        <w:fldChar w:fldCharType="begin"/>
      </w:r>
      <w:r w:rsidR="00CF3EC3">
        <w:rPr>
          <w:b w:val="0"/>
          <w:bCs w:val="0"/>
          <w:kern w:val="0"/>
        </w:rPr>
        <w:instrText xml:space="preserve"> ADDIN ZOTERO_ITEM CSL_CITATION {"citationID":"D9BkztaU","properties":{"formattedCitation":"\\super 9\\nosupersub{}","plainCitation":"9","noteIndex":0},"citationItems":[{"id":1,"uris":["http://zotero.org/users/local/FLuJc6hs/items/5MDCJML9","http://zotero.org/users/13633861/items/5MDCJML9"],"itemData":{"id":1,"type":"article-journal","abstract":"Arid and semi-arid regions of the world are particularly vulnerable to greenhouse gas–driven hydroclimate change. Climate models are our primary tool for projecting the future hydroclimate that society in these regions must adapt to, but here, we present a concerning discrepancy between observed and model-based historical hydroclimate trends. Over the arid/semi-arid regions of the world, the predominant signal in all model simulations is an increase in atmospheric water vapor, on average, over the last four decades, in association with the increased water vapor–holding capacity of a warmer atmosphere. In observations, this increase in atmospheric water vapor has not happened, suggesting that the availability of moisture to satisfy the increased atmospheric demand is lower in reality than in models in arid/semi-arid regions. This discrepancy is most clear in locations that are arid/semi-arid year round, but it is also apparent in more humid regions during the most arid months of the year. It indicates a major gap in our understanding and modeling capabilities which could have severe implications for hydroclimate projections, including fire hazard, moving forward.","container-title":"Proceedings of the National Academy of Sciences","DOI":"10.1073/pnas.2302480120","issue":"1","note":"publisher: Proceedings of the National Academy of Sciences","page":"e2302480120","source":"pnas.org (Atypon)","title":"Observed humidity trends in dry regions contradict climate models","volume":"121","author":[{"family":"Simpson","given":"Isla R."},{"family":"McKinnon","given":"Karen A."},{"family":"Kennedy","given":"Daniel"},{"family":"Lawrence","given":"David M."},{"family":"Lehner","given":"Flavio"},{"family":"Seager","given":"Richard"}],"issued":{"date-parts":[["2024",1,2]]}}}],"schema":"https://github.com/citation-style-language/schema/raw/master/csl-citation.json"} </w:instrText>
      </w:r>
      <w:r w:rsidR="00541845">
        <w:rPr>
          <w:b w:val="0"/>
          <w:bCs w:val="0"/>
          <w:kern w:val="0"/>
        </w:rPr>
        <w:fldChar w:fldCharType="separate"/>
      </w:r>
      <w:r w:rsidR="00CF3EC3" w:rsidRPr="00CF3EC3">
        <w:rPr>
          <w:kern w:val="0"/>
          <w:vertAlign w:val="superscript"/>
        </w:rPr>
        <w:t>9</w:t>
      </w:r>
      <w:r w:rsidR="00541845">
        <w:rPr>
          <w:b w:val="0"/>
          <w:bCs w:val="0"/>
          <w:kern w:val="0"/>
        </w:rPr>
        <w:fldChar w:fldCharType="end"/>
      </w:r>
      <w:del w:id="17" w:author="Ian Baxter" w:date="2024-02-15T13:33:00Z">
        <w:r w:rsidRPr="004431D3" w:rsidDel="00541845">
          <w:rPr>
            <w:b w:val="0"/>
            <w:bCs w:val="0"/>
            <w:kern w:val="0"/>
          </w:rPr>
          <w:delText>e [ref; Simpson et al. 2023]</w:delText>
        </w:r>
      </w:del>
      <w:r w:rsidRPr="004431D3">
        <w:rPr>
          <w:b w:val="0"/>
          <w:bCs w:val="0"/>
          <w:kern w:val="0"/>
        </w:rPr>
        <w:t>.</w:t>
      </w:r>
    </w:p>
    <w:p w14:paraId="51DF9C68" w14:textId="7E995ABA" w:rsidR="004431D3" w:rsidRPr="004431D3" w:rsidRDefault="004431D3" w:rsidP="004431D3">
      <w:pPr>
        <w:pStyle w:val="Heading-Main"/>
        <w:jc w:val="both"/>
        <w:rPr>
          <w:b w:val="0"/>
          <w:bCs w:val="0"/>
          <w:kern w:val="0"/>
        </w:rPr>
      </w:pPr>
      <w:r w:rsidRPr="004431D3">
        <w:rPr>
          <w:b w:val="0"/>
          <w:bCs w:val="0"/>
          <w:kern w:val="0"/>
        </w:rPr>
        <w:t xml:space="preserve">    </w:t>
      </w:r>
      <w:commentRangeStart w:id="18"/>
      <w:r w:rsidRPr="004431D3">
        <w:rPr>
          <w:b w:val="0"/>
          <w:bCs w:val="0"/>
          <w:kern w:val="0"/>
        </w:rPr>
        <w:t>Despite being relatively dry, the Arctic is expected to become wetter as sea ice retreats, exposing more open ocean and increasing local evaporation and precipitation as well as resulting from phase changes in cloud moisture roughly following temperature. Additionally, preferential moistening at lower latitudes is expected to strengthen faster than that in the Arctic, resulting in equator-to-pole moist static energy (MSE) gradients that enhance transport towards higher latitudes</w:t>
      </w:r>
      <w:r w:rsidR="00D41763">
        <w:rPr>
          <w:b w:val="0"/>
          <w:bCs w:val="0"/>
          <w:kern w:val="0"/>
        </w:rPr>
        <w:fldChar w:fldCharType="begin"/>
      </w:r>
      <w:r w:rsidR="00D41763">
        <w:rPr>
          <w:b w:val="0"/>
          <w:bCs w:val="0"/>
          <w:kern w:val="0"/>
        </w:rPr>
        <w:instrText xml:space="preserve"> ADDIN ZOTERO_ITEM CSL_CITATION {"citationID":"WnFaHIU7","properties":{"formattedCitation":"\\super 10,11\\nosupersub{}","plainCitation":"10,11","noteIndex":0},"citationItems":[{"id":175,"uris":["http://zotero.org/users/13633861/items/NKZIG5FN"],"itemData":{"id":175,"type":"article-journal","abstract":"As a step towards understanding the fundamental drivers of polar climate change, we evaluate contributions to polar warming and its seasonal and hemispheric asymmetries in Coupled Model Intercomparison Project phase 6 (CMIP6) as compared with CMIP5. CMIP6 models broadly capture the observed pattern of surface- and winter-dominated Arctic warming that has outpaced both tropical and Antarctic warming in recent decades. For both CMIP5 and CMIP6, CO2 quadrupling experiments reveal that the lapse-rate and surface albedo feedbacks contribute most to stronger warming in the Arctic than the tropics or Antarctic. The relative strength of the polar surface albedo feedback in comparison to the lapse-rate feedback is sensitive to the choice of radiative kernel, and the albedo feedback contributes most to intermodel spread in polar warming at both poles. By separately calculating moist and dry atmospheric heat transport, we show that increased poleward moisture transport is another important driver of Arctic amplification and the largest contributor to projected Antarctic warming. Seasonal ocean heat storage and winter-amplified temperature feedbacks contribute most to the winter peak in warming in the Arctic and a weaker winter peak in the Antarctic. In comparison with CMIP5, stronger polar warming in CMIP6 results from a larger surface albedo feedback at both poles, combined with less-negative cloud feedbacks in the Arctic and increased poleward moisture transport in the Antarctic. However, normalizing by the global-mean surface warming yields a similar degree of Arctic amplification and only slightly increased Antarctic amplification in CMIP6 compared to CMIP5.","container-title":"Frontiers in Earth Science","ISSN":"2296-6463","source":"Frontiers","title":"Contributions to Polar Amplification in CMIP5 and CMIP6 Models","URL":"https://www.frontiersin.org/articles/10.3389/feart.2021.710036","volume":"9","author":[{"family":"Hahn","given":"L. C."},{"family":"Armour","given":"K. C."},{"family":"Zelinka","given":"M. D."},{"family":"Bitz","given":"C. M."},{"family":"Donohoe","given":"A."}],"accessed":{"date-parts":[["2024",2,15]]},"issued":{"date-parts":[["2021"]]}}},{"id":224,"uris":["http://zotero.org/users/13633861/items/J3KE9U4I"],"itemData":{"id":224,"type":"article-journal","abstract":"Abstract The ice-albedo feedback associated with sea ice loss contributes to polar amplification, while the water vapor feedback contributes to tropical amplification of surface warming. However, these feedbacks are not independent of atmospheric energy transport, raising the possibility of complex interactions that may obscure the drivers of polar amplification, in particular its manifestation across the seasonal cycle. Here, we apply a radiative transfer hierarchy to the idealized Isca climate model coupled to a thermodynamic sea ice model. The climate responses and radiative feedbacks are decomposed into the contributions from sea ice loss, including both retreat and thinning, and the radiative effect of water vapor changes. We find that summer sea ice retreat causes winter polar amplification through ocean heat uptake and release, and the resulting decrease in dry energy transport weakens the magnitude of warming. Moreover, sea ice thinning is found to suppress summer warming and enhance winter warming, additionally contributing to winter amplification. The water vapor radiative effect produces seasonally symmetric polar warming via offsetting effects: enhanced moisture in the summer hemisphere induces the summer water vapor feedback and simultaneously strengthens the winter latent energy transport in the winter hemisphere by increasing the meridional moisture gradient. These results reveal the importance of changes in atmospheric energy transport induced by sea ice retreat and increased water vapor to seasonal polar amplification, elucidating the interactions among these physical processes.","container-title":"Journal of Climate","DOI":"10.1175/JCLI-D-23-0219.1","ISSN":"0894-8755, 1520-0442","issue":"aop","language":"EN","note":"publisher: American Meteorological Society\nsection: Journal of Climate","page":"1-28","source":"journals.ametsoc.org","title":"Sea Ice Loss, Water Vapor Increases, and Their Interactions with Atmospheric Energy Transport in Driving Seasonal Polar Amplification","volume":"-1","author":[{"family":"Chung","given":"Po-Chun"},{"family":"Feldl","given":"Nicole"}],"issued":{"date-parts":[["2023",8,9]]}}}],"schema":"https://github.com/citation-style-language/schema/raw/master/csl-citation.json"} </w:instrText>
      </w:r>
      <w:r w:rsidR="00D41763">
        <w:rPr>
          <w:b w:val="0"/>
          <w:bCs w:val="0"/>
          <w:kern w:val="0"/>
        </w:rPr>
        <w:fldChar w:fldCharType="separate"/>
      </w:r>
      <w:r w:rsidR="00D41763" w:rsidRPr="00D41763">
        <w:rPr>
          <w:kern w:val="0"/>
          <w:vertAlign w:val="superscript"/>
        </w:rPr>
        <w:t>10,11</w:t>
      </w:r>
      <w:r w:rsidR="00D41763">
        <w:rPr>
          <w:b w:val="0"/>
          <w:bCs w:val="0"/>
          <w:kern w:val="0"/>
        </w:rPr>
        <w:fldChar w:fldCharType="end"/>
      </w:r>
      <w:del w:id="19" w:author="Ian Baxter" w:date="2024-02-15T14:20:00Z">
        <w:r w:rsidRPr="004431D3" w:rsidDel="00CF3EC3">
          <w:rPr>
            <w:b w:val="0"/>
            <w:bCs w:val="0"/>
            <w:kern w:val="0"/>
          </w:rPr>
          <w:delText xml:space="preserve"> [Hahn et al. 2021</w:delText>
        </w:r>
      </w:del>
      <w:del w:id="20" w:author="Ian Baxter" w:date="2024-02-15T14:18:00Z">
        <w:r w:rsidRPr="004431D3" w:rsidDel="00CF3EC3">
          <w:rPr>
            <w:b w:val="0"/>
            <w:bCs w:val="0"/>
            <w:kern w:val="0"/>
          </w:rPr>
          <w:delText>; Chung &amp; Feldl 2023]</w:delText>
        </w:r>
      </w:del>
      <w:r w:rsidRPr="004431D3">
        <w:rPr>
          <w:b w:val="0"/>
          <w:bCs w:val="0"/>
          <w:kern w:val="0"/>
        </w:rPr>
        <w:t>.</w:t>
      </w:r>
      <w:r w:rsidRPr="004431D3">
        <w:t xml:space="preserve"> </w:t>
      </w:r>
      <w:r w:rsidRPr="004431D3">
        <w:rPr>
          <w:b w:val="0"/>
          <w:bCs w:val="0"/>
        </w:rPr>
        <w:t xml:space="preserve">However, </w:t>
      </w:r>
      <w:r w:rsidRPr="004431D3">
        <w:rPr>
          <w:b w:val="0"/>
          <w:bCs w:val="0"/>
          <w:kern w:val="0"/>
        </w:rPr>
        <w:t xml:space="preserve">prior studies have found that the local changes in precipitation associated with decreased sea ice cover and increased evaporation only explain a fraction of the simulated changes [ref; Singh et al. 2016, 2017, Harrington et al. 2021]. Contributions from remote land and ocean sources also play leading roles during different seasons in these studies, despite studies centering on MSE focusing on equator-to-pole gradients that might not be the major determining factor in determining moisture transport into the Arctic [Hahn et al. 2021]. These theories focusing on the forced response of local moisture source and MSE-gradient driven moisture transport often do not fully account for land-sea differences and </w:t>
      </w:r>
      <w:proofErr w:type="gramStart"/>
      <w:r w:rsidRPr="004431D3">
        <w:rPr>
          <w:b w:val="0"/>
          <w:bCs w:val="0"/>
          <w:kern w:val="0"/>
        </w:rPr>
        <w:t>have to</w:t>
      </w:r>
      <w:proofErr w:type="gramEnd"/>
      <w:r w:rsidRPr="004431D3">
        <w:rPr>
          <w:b w:val="0"/>
          <w:bCs w:val="0"/>
          <w:kern w:val="0"/>
        </w:rPr>
        <w:t xml:space="preserve"> make important assumptions, such as fixed relative humidity [ref; </w:t>
      </w:r>
      <w:proofErr w:type="spellStart"/>
      <w:r w:rsidRPr="004431D3">
        <w:rPr>
          <w:b w:val="0"/>
          <w:bCs w:val="0"/>
          <w:kern w:val="0"/>
        </w:rPr>
        <w:t>Lague</w:t>
      </w:r>
      <w:proofErr w:type="spellEnd"/>
      <w:r w:rsidRPr="004431D3">
        <w:rPr>
          <w:b w:val="0"/>
          <w:bCs w:val="0"/>
          <w:kern w:val="0"/>
        </w:rPr>
        <w:t xml:space="preserve"> et al. 2023; </w:t>
      </w:r>
      <w:proofErr w:type="spellStart"/>
      <w:r w:rsidRPr="004431D3">
        <w:rPr>
          <w:b w:val="0"/>
          <w:bCs w:val="0"/>
          <w:kern w:val="0"/>
        </w:rPr>
        <w:t>Feldl</w:t>
      </w:r>
      <w:proofErr w:type="spellEnd"/>
      <w:r w:rsidRPr="004431D3">
        <w:rPr>
          <w:b w:val="0"/>
          <w:bCs w:val="0"/>
          <w:kern w:val="0"/>
        </w:rPr>
        <w:t xml:space="preserve"> &amp; </w:t>
      </w:r>
      <w:proofErr w:type="spellStart"/>
      <w:r w:rsidRPr="004431D3">
        <w:rPr>
          <w:b w:val="0"/>
          <w:bCs w:val="0"/>
          <w:kern w:val="0"/>
        </w:rPr>
        <w:t>Merlis</w:t>
      </w:r>
      <w:proofErr w:type="spellEnd"/>
      <w:r w:rsidRPr="004431D3">
        <w:rPr>
          <w:b w:val="0"/>
          <w:bCs w:val="0"/>
          <w:kern w:val="0"/>
        </w:rPr>
        <w:t xml:space="preserve"> 2023]. Differences in the sources of moisture transport can have a wide range of impacts on humidity, clouds, and radiation upon entering the Arctic [ref; Harrington et al. 2021], however it is still unknown how these sources have contributed to observed changes. These lines of analyses also focus on annual mean changes, despite extreme events, such as polar lows and atmospheric rivers (ARs) that reach into the Arctic, being known to contribute varying degrees of high latitude transport in different seasons.</w:t>
      </w:r>
      <w:commentRangeEnd w:id="18"/>
      <w:r w:rsidRPr="004431D3">
        <w:rPr>
          <w:rStyle w:val="CommentReference"/>
          <w:rFonts w:eastAsia="Calibri"/>
          <w:b w:val="0"/>
          <w:bCs w:val="0"/>
          <w:kern w:val="0"/>
        </w:rPr>
        <w:commentReference w:id="18"/>
      </w:r>
    </w:p>
    <w:p w14:paraId="38F3D400" w14:textId="65D46A71" w:rsidR="004431D3" w:rsidRPr="004431D3" w:rsidRDefault="004431D3" w:rsidP="004431D3">
      <w:pPr>
        <w:pStyle w:val="Heading-Main"/>
        <w:ind w:firstLine="240"/>
        <w:jc w:val="both"/>
        <w:rPr>
          <w:b w:val="0"/>
          <w:bCs w:val="0"/>
          <w:kern w:val="0"/>
        </w:rPr>
      </w:pPr>
      <w:commentRangeStart w:id="21"/>
      <w:r w:rsidRPr="004431D3">
        <w:rPr>
          <w:b w:val="0"/>
          <w:bCs w:val="0"/>
          <w:kern w:val="0"/>
        </w:rPr>
        <w:t xml:space="preserve">The focus on moisture transport has focused on its impacts on sea ice, driving melting or preconditioning in colder months, but there has been very little exploration of the relationships between moisture and the Arctic surface during summer [Yang &amp; </w:t>
      </w:r>
      <w:proofErr w:type="spellStart"/>
      <w:r w:rsidRPr="004431D3">
        <w:rPr>
          <w:b w:val="0"/>
          <w:bCs w:val="0"/>
          <w:kern w:val="0"/>
        </w:rPr>
        <w:t>Magnusdottir</w:t>
      </w:r>
      <w:proofErr w:type="spellEnd"/>
      <w:r w:rsidRPr="004431D3">
        <w:rPr>
          <w:b w:val="0"/>
          <w:bCs w:val="0"/>
          <w:kern w:val="0"/>
        </w:rPr>
        <w:t xml:space="preserve"> 2017; Zheng et al. 2023]. Therefore, </w:t>
      </w:r>
      <w:r w:rsidR="001D54E3">
        <w:rPr>
          <w:b w:val="0"/>
          <w:bCs w:val="0"/>
          <w:kern w:val="0"/>
        </w:rPr>
        <w:t xml:space="preserve">comprehensive understanding of </w:t>
      </w:r>
      <w:r w:rsidRPr="004431D3">
        <w:rPr>
          <w:b w:val="0"/>
          <w:bCs w:val="0"/>
          <w:kern w:val="0"/>
        </w:rPr>
        <w:t>where the main moisture source</w:t>
      </w:r>
      <w:r w:rsidR="001D54E3">
        <w:rPr>
          <w:b w:val="0"/>
          <w:bCs w:val="0"/>
          <w:kern w:val="0"/>
        </w:rPr>
        <w:t>s</w:t>
      </w:r>
      <w:r w:rsidRPr="004431D3">
        <w:rPr>
          <w:b w:val="0"/>
          <w:bCs w:val="0"/>
          <w:kern w:val="0"/>
        </w:rPr>
        <w:t xml:space="preserve"> that </w:t>
      </w:r>
      <w:r w:rsidR="001D54E3">
        <w:rPr>
          <w:b w:val="0"/>
          <w:bCs w:val="0"/>
          <w:kern w:val="0"/>
        </w:rPr>
        <w:t>have moistened</w:t>
      </w:r>
      <w:r w:rsidRPr="004431D3">
        <w:rPr>
          <w:b w:val="0"/>
          <w:bCs w:val="0"/>
          <w:kern w:val="0"/>
        </w:rPr>
        <w:t xml:space="preserve"> the Arctic in recent decades </w:t>
      </w:r>
      <w:r w:rsidR="001D54E3">
        <w:rPr>
          <w:b w:val="0"/>
          <w:bCs w:val="0"/>
          <w:kern w:val="0"/>
        </w:rPr>
        <w:t>originate</w:t>
      </w:r>
      <w:r w:rsidRPr="004431D3">
        <w:rPr>
          <w:b w:val="0"/>
          <w:bCs w:val="0"/>
          <w:kern w:val="0"/>
        </w:rPr>
        <w:t xml:space="preserve">, how moisture is transported into the Arctic in summer, and how important it contributes to summertime radiative forcing in the Arctic remain elusive. This knowledge gap hinders our ability to assess the models’ skill in projecting moisture, precipitation and radiation changes and resultant summer sea ice variability in the future. Analysis of </w:t>
      </w:r>
      <w:r w:rsidR="001D54E3">
        <w:rPr>
          <w:b w:val="0"/>
          <w:bCs w:val="0"/>
          <w:kern w:val="0"/>
        </w:rPr>
        <w:t>model simulations</w:t>
      </w:r>
      <w:r w:rsidRPr="004431D3">
        <w:rPr>
          <w:b w:val="0"/>
          <w:bCs w:val="0"/>
          <w:kern w:val="0"/>
        </w:rPr>
        <w:t xml:space="preserve"> has highlighted </w:t>
      </w:r>
      <w:r w:rsidR="001D54E3">
        <w:rPr>
          <w:b w:val="0"/>
          <w:bCs w:val="0"/>
          <w:kern w:val="0"/>
        </w:rPr>
        <w:t>important questions</w:t>
      </w:r>
      <w:r w:rsidRPr="004431D3">
        <w:rPr>
          <w:b w:val="0"/>
          <w:bCs w:val="0"/>
          <w:kern w:val="0"/>
        </w:rPr>
        <w:t xml:space="preserve"> of</w:t>
      </w:r>
      <w:r w:rsidR="001D54E3">
        <w:rPr>
          <w:b w:val="0"/>
          <w:bCs w:val="0"/>
          <w:kern w:val="0"/>
        </w:rPr>
        <w:t xml:space="preserve"> the ability of</w:t>
      </w:r>
      <w:r w:rsidRPr="004431D3">
        <w:rPr>
          <w:b w:val="0"/>
          <w:bCs w:val="0"/>
          <w:kern w:val="0"/>
        </w:rPr>
        <w:t xml:space="preserve"> models to reproduce observed circulation trend pattern</w:t>
      </w:r>
      <w:r w:rsidR="001D54E3">
        <w:rPr>
          <w:b w:val="0"/>
          <w:bCs w:val="0"/>
          <w:kern w:val="0"/>
        </w:rPr>
        <w:t>s</w:t>
      </w:r>
      <w:r w:rsidRPr="004431D3">
        <w:rPr>
          <w:b w:val="0"/>
          <w:bCs w:val="0"/>
          <w:kern w:val="0"/>
        </w:rPr>
        <w:t>, suggesting that imposing observed winds in the models serves as a plausible approach to estimate how the observed circulation trend pattern drive moisture transport into the Arctic</w:t>
      </w:r>
      <w:r w:rsidR="001D54E3">
        <w:rPr>
          <w:b w:val="0"/>
          <w:bCs w:val="0"/>
          <w:kern w:val="0"/>
        </w:rPr>
        <w:t xml:space="preserve"> [Baxter &amp; Ding 2022]</w:t>
      </w:r>
      <w:r w:rsidRPr="004431D3">
        <w:rPr>
          <w:b w:val="0"/>
          <w:bCs w:val="0"/>
          <w:kern w:val="0"/>
        </w:rPr>
        <w:t xml:space="preserve">. In particular, the recently available water tagging capability in </w:t>
      </w:r>
      <w:r w:rsidR="001D54E3">
        <w:rPr>
          <w:b w:val="0"/>
          <w:bCs w:val="0"/>
          <w:kern w:val="0"/>
        </w:rPr>
        <w:t>the isotope-enabled Community Earth System Model (</w:t>
      </w:r>
      <w:proofErr w:type="spellStart"/>
      <w:r w:rsidRPr="004431D3">
        <w:rPr>
          <w:b w:val="0"/>
          <w:bCs w:val="0"/>
          <w:kern w:val="0"/>
        </w:rPr>
        <w:t>iCESM</w:t>
      </w:r>
      <w:proofErr w:type="spellEnd"/>
      <w:r w:rsidR="001D54E3">
        <w:rPr>
          <w:b w:val="0"/>
          <w:bCs w:val="0"/>
          <w:kern w:val="0"/>
        </w:rPr>
        <w:t>)</w:t>
      </w:r>
      <w:r w:rsidRPr="004431D3">
        <w:rPr>
          <w:b w:val="0"/>
          <w:bCs w:val="0"/>
          <w:kern w:val="0"/>
        </w:rPr>
        <w:t xml:space="preserve"> and radiative kernels built using ERA5 and atmospheric climate models (CAM5) enables us to further trace the source</w:t>
      </w:r>
      <w:r w:rsidR="001D54E3">
        <w:rPr>
          <w:b w:val="0"/>
          <w:bCs w:val="0"/>
          <w:kern w:val="0"/>
        </w:rPr>
        <w:t>s</w:t>
      </w:r>
      <w:r w:rsidRPr="004431D3">
        <w:rPr>
          <w:b w:val="0"/>
          <w:bCs w:val="0"/>
          <w:kern w:val="0"/>
        </w:rPr>
        <w:t xml:space="preserve"> and sink</w:t>
      </w:r>
      <w:r w:rsidR="001D54E3">
        <w:rPr>
          <w:b w:val="0"/>
          <w:bCs w:val="0"/>
          <w:kern w:val="0"/>
        </w:rPr>
        <w:t>s</w:t>
      </w:r>
      <w:r w:rsidRPr="004431D3">
        <w:rPr>
          <w:b w:val="0"/>
          <w:bCs w:val="0"/>
          <w:kern w:val="0"/>
        </w:rPr>
        <w:t xml:space="preserve"> of moisture transport and </w:t>
      </w:r>
      <w:r w:rsidR="001D54E3">
        <w:rPr>
          <w:b w:val="0"/>
          <w:bCs w:val="0"/>
          <w:kern w:val="0"/>
        </w:rPr>
        <w:t>their</w:t>
      </w:r>
      <w:r w:rsidRPr="004431D3">
        <w:rPr>
          <w:b w:val="0"/>
          <w:bCs w:val="0"/>
          <w:kern w:val="0"/>
        </w:rPr>
        <w:t xml:space="preserve"> related radiative impact. With these new tool</w:t>
      </w:r>
      <w:r w:rsidR="000C3AB2">
        <w:rPr>
          <w:b w:val="0"/>
          <w:bCs w:val="0"/>
          <w:kern w:val="0"/>
        </w:rPr>
        <w:t xml:space="preserve">s </w:t>
      </w:r>
      <w:r w:rsidRPr="004431D3">
        <w:rPr>
          <w:b w:val="0"/>
          <w:bCs w:val="0"/>
          <w:kern w:val="0"/>
        </w:rPr>
        <w:t xml:space="preserve">that have been added in </w:t>
      </w:r>
      <w:proofErr w:type="spellStart"/>
      <w:r w:rsidRPr="004431D3">
        <w:rPr>
          <w:b w:val="0"/>
          <w:bCs w:val="0"/>
          <w:kern w:val="0"/>
        </w:rPr>
        <w:t>iCESM</w:t>
      </w:r>
      <w:proofErr w:type="spellEnd"/>
      <w:r w:rsidRPr="004431D3">
        <w:rPr>
          <w:b w:val="0"/>
          <w:bCs w:val="0"/>
          <w:kern w:val="0"/>
        </w:rPr>
        <w:t xml:space="preserve"> and </w:t>
      </w:r>
      <w:r w:rsidR="000C3AB2">
        <w:rPr>
          <w:b w:val="0"/>
          <w:bCs w:val="0"/>
          <w:kern w:val="0"/>
        </w:rPr>
        <w:t xml:space="preserve">are </w:t>
      </w:r>
      <w:r w:rsidRPr="004431D3">
        <w:rPr>
          <w:b w:val="0"/>
          <w:bCs w:val="0"/>
          <w:kern w:val="0"/>
        </w:rPr>
        <w:t xml:space="preserve">available for the community, it has recently become possible to archive a full understanding of </w:t>
      </w:r>
      <w:proofErr w:type="gramStart"/>
      <w:r w:rsidRPr="004431D3">
        <w:rPr>
          <w:b w:val="0"/>
          <w:bCs w:val="0"/>
          <w:kern w:val="0"/>
        </w:rPr>
        <w:t>a number of</w:t>
      </w:r>
      <w:proofErr w:type="gramEnd"/>
      <w:r w:rsidRPr="004431D3">
        <w:rPr>
          <w:b w:val="0"/>
          <w:bCs w:val="0"/>
          <w:kern w:val="0"/>
        </w:rPr>
        <w:t xml:space="preserve"> key processes that collectively induce the recent moistening trends and enhanced radiative forcing, including local and remote evaporation, </w:t>
      </w:r>
      <w:r w:rsidRPr="004431D3">
        <w:rPr>
          <w:b w:val="0"/>
          <w:bCs w:val="0"/>
          <w:kern w:val="0"/>
        </w:rPr>
        <w:lastRenderedPageBreak/>
        <w:t xml:space="preserve">transport into the Arctic, the change of specific humidity, precipitation and radiative forcing within the Arctic.  </w:t>
      </w:r>
      <w:commentRangeEnd w:id="21"/>
      <w:r w:rsidRPr="004431D3">
        <w:rPr>
          <w:rStyle w:val="CommentReference"/>
          <w:rFonts w:eastAsia="Calibri"/>
          <w:b w:val="0"/>
          <w:bCs w:val="0"/>
          <w:kern w:val="0"/>
        </w:rPr>
        <w:commentReference w:id="21"/>
      </w:r>
    </w:p>
    <w:p w14:paraId="1D15E340" w14:textId="303377F3" w:rsidR="004431D3" w:rsidRPr="004431D3" w:rsidRDefault="004431D3" w:rsidP="004431D3">
      <w:pPr>
        <w:pStyle w:val="Heading-Main"/>
        <w:jc w:val="both"/>
      </w:pPr>
      <w:r w:rsidRPr="004431D3">
        <w:t>Results</w:t>
      </w:r>
    </w:p>
    <w:p w14:paraId="6BBBC6E5" w14:textId="77777777" w:rsidR="004431D3" w:rsidRPr="004431D3" w:rsidRDefault="004431D3" w:rsidP="004431D3">
      <w:pPr>
        <w:pStyle w:val="Heading-Main"/>
        <w:jc w:val="both"/>
      </w:pPr>
      <w:r w:rsidRPr="004431D3">
        <w:t xml:space="preserve">a. Historical and model simulated trends. </w:t>
      </w:r>
    </w:p>
    <w:p w14:paraId="1DCA2552" w14:textId="7FD3E1C6" w:rsidR="004431D3" w:rsidRPr="004431D3" w:rsidRDefault="004431D3" w:rsidP="004431D3">
      <w:pPr>
        <w:pStyle w:val="Heading-Main"/>
        <w:jc w:val="both"/>
        <w:rPr>
          <w:b w:val="0"/>
          <w:bCs w:val="0"/>
        </w:rPr>
      </w:pPr>
      <w:r w:rsidRPr="004431D3">
        <w:rPr>
          <w:b w:val="0"/>
          <w:bCs w:val="0"/>
        </w:rPr>
        <w:t xml:space="preserve">    The iCESM1 simulations with </w:t>
      </w:r>
      <w:r w:rsidR="00A64DC2">
        <w:rPr>
          <w:b w:val="0"/>
          <w:bCs w:val="0"/>
        </w:rPr>
        <w:t xml:space="preserve">atmospheric </w:t>
      </w:r>
      <w:r w:rsidRPr="004431D3">
        <w:rPr>
          <w:b w:val="0"/>
          <w:bCs w:val="0"/>
        </w:rPr>
        <w:t>nudging yield nearly identical replays of anomalous JJA atmospheric water vapor within the Arctic from ERA5 (Figure 1, blue and orange lines). The moistening trends are xx kg m</w:t>
      </w:r>
      <w:r w:rsidRPr="004431D3">
        <w:rPr>
          <w:b w:val="0"/>
          <w:bCs w:val="0"/>
          <w:vertAlign w:val="superscript"/>
        </w:rPr>
        <w:t>-2</w:t>
      </w:r>
      <w:r w:rsidRPr="004431D3">
        <w:rPr>
          <w:b w:val="0"/>
          <w:bCs w:val="0"/>
        </w:rPr>
        <w:t xml:space="preserve"> decade</w:t>
      </w:r>
      <w:r w:rsidRPr="004431D3">
        <w:rPr>
          <w:b w:val="0"/>
          <w:bCs w:val="0"/>
          <w:vertAlign w:val="superscript"/>
        </w:rPr>
        <w:t>-1</w:t>
      </w:r>
      <w:r w:rsidRPr="004431D3">
        <w:rPr>
          <w:b w:val="0"/>
          <w:bCs w:val="0"/>
        </w:rPr>
        <w:t xml:space="preserve"> in iCESM1 and xx kg m</w:t>
      </w:r>
      <w:r w:rsidRPr="004431D3">
        <w:rPr>
          <w:b w:val="0"/>
          <w:bCs w:val="0"/>
          <w:vertAlign w:val="superscript"/>
        </w:rPr>
        <w:t>-2</w:t>
      </w:r>
      <w:r w:rsidRPr="004431D3">
        <w:rPr>
          <w:b w:val="0"/>
          <w:bCs w:val="0"/>
        </w:rPr>
        <w:t xml:space="preserve"> decade</w:t>
      </w:r>
      <w:r w:rsidRPr="004431D3">
        <w:rPr>
          <w:b w:val="0"/>
          <w:bCs w:val="0"/>
          <w:vertAlign w:val="superscript"/>
        </w:rPr>
        <w:t xml:space="preserve">-1 </w:t>
      </w:r>
      <w:r w:rsidRPr="004431D3">
        <w:rPr>
          <w:b w:val="0"/>
          <w:bCs w:val="0"/>
        </w:rPr>
        <w:t xml:space="preserve">in ERA5. The 10-member ensemble mean from CESM1-GOGA (or CESM1-len) exhibits a comparable magnitude trend over 1979-2012, but a slightly higher trend when including 2013-2015, when reanalysis shows a brief cooling period and no increase in atmospheric moisture. It is over this later period where iCESM1 and ERA5 fall outside the 10-member envelope from CESM1-GOGA for multiple consecutive years. </w:t>
      </w:r>
      <w:proofErr w:type="gramStart"/>
      <w:r w:rsidRPr="004431D3">
        <w:rPr>
          <w:b w:val="0"/>
          <w:bCs w:val="0"/>
        </w:rPr>
        <w:t>While,</w:t>
      </w:r>
      <w:proofErr w:type="gramEnd"/>
      <w:r w:rsidRPr="004431D3">
        <w:rPr>
          <w:b w:val="0"/>
          <w:bCs w:val="0"/>
        </w:rPr>
        <w:t xml:space="preserve"> there is an increasing trend over the satellite era in both atmospheric water vapor and precipitation, total precipitation in iCESM1 and ERA5 does not increase as strongly as water vapor in the Arctic over the historical period. It is only around 2015 that there is a rapid increase in precipitation, contributing to the overall increasing trend. </w:t>
      </w:r>
      <w:commentRangeStart w:id="22"/>
      <w:r w:rsidRPr="004431D3">
        <w:rPr>
          <w:b w:val="0"/>
          <w:bCs w:val="0"/>
        </w:rPr>
        <w:t>CESM1-LE and CESM2-LE fail to capture the key features of mid- to high latitude atmospheric circulation (i.e., anticyclonic circulation over Greenland and the Arctic), indicating it is necessary to consider the role of circulation in shaping moisture variability [Baxter &amp; Ding 2022].</w:t>
      </w:r>
      <w:commentRangeEnd w:id="22"/>
      <w:r w:rsidRPr="004431D3">
        <w:rPr>
          <w:rStyle w:val="CommentReference"/>
          <w:rFonts w:eastAsia="Calibri"/>
          <w:b w:val="0"/>
          <w:bCs w:val="0"/>
          <w:kern w:val="0"/>
        </w:rPr>
        <w:commentReference w:id="22"/>
      </w:r>
    </w:p>
    <w:p w14:paraId="6F068471" w14:textId="77777777" w:rsidR="004431D3" w:rsidRPr="004431D3" w:rsidRDefault="004431D3" w:rsidP="004431D3">
      <w:pPr>
        <w:pStyle w:val="Heading-Main"/>
        <w:jc w:val="both"/>
        <w:rPr>
          <w:b w:val="0"/>
          <w:bCs w:val="0"/>
        </w:rPr>
      </w:pPr>
      <w:r w:rsidRPr="004431D3">
        <w:rPr>
          <w:b w:val="0"/>
          <w:bCs w:val="0"/>
        </w:rPr>
        <w:t xml:space="preserve">   During boreal summer there is significant moistening throughout most of the Northern Hemisphere and at most vertical levels (</w:t>
      </w:r>
      <w:commentRangeStart w:id="23"/>
      <w:r w:rsidRPr="004431D3">
        <w:rPr>
          <w:b w:val="0"/>
          <w:bCs w:val="0"/>
        </w:rPr>
        <w:t>Figure 1c</w:t>
      </w:r>
      <w:commentRangeEnd w:id="23"/>
      <w:r w:rsidRPr="004431D3">
        <w:rPr>
          <w:rStyle w:val="CommentReference"/>
          <w:rFonts w:eastAsia="Calibri"/>
          <w:b w:val="0"/>
          <w:bCs w:val="0"/>
          <w:kern w:val="0"/>
        </w:rPr>
        <w:commentReference w:id="23"/>
      </w:r>
      <w:r w:rsidRPr="004431D3">
        <w:rPr>
          <w:b w:val="0"/>
          <w:bCs w:val="0"/>
        </w:rPr>
        <w:t xml:space="preserve">-d). The Arctic experiences moistening of the atmospheric column throughout most of the basin, except for a small patch over the Beaufort Sea (Figure 1c). Wetting trends follow circulation, occurring where there is geopotential height increases and poleward IVT. There has been an increasing geopotential height trend extending from the North Atlantic, over Greenland and into the Arctic that has transported water vapor poleward to the west of Greenland. Poleward vapor transport has also occurred between a </w:t>
      </w:r>
      <w:proofErr w:type="gramStart"/>
      <w:r w:rsidRPr="004431D3">
        <w:rPr>
          <w:b w:val="0"/>
          <w:bCs w:val="0"/>
        </w:rPr>
        <w:t>low pressure</w:t>
      </w:r>
      <w:proofErr w:type="gramEnd"/>
      <w:r w:rsidRPr="004431D3">
        <w:rPr>
          <w:b w:val="0"/>
          <w:bCs w:val="0"/>
        </w:rPr>
        <w:t xml:space="preserve"> center over the Northeast Atlantic and high pressure center over Europe, as a well as east of a low pressure center over central Eurasia. Zonal mean trends show an increase in specific humidity focused ~800 </w:t>
      </w:r>
      <w:proofErr w:type="spellStart"/>
      <w:r w:rsidRPr="004431D3">
        <w:rPr>
          <w:b w:val="0"/>
          <w:bCs w:val="0"/>
        </w:rPr>
        <w:t>hPa</w:t>
      </w:r>
      <w:proofErr w:type="spellEnd"/>
      <w:r w:rsidRPr="004431D3">
        <w:rPr>
          <w:b w:val="0"/>
          <w:bCs w:val="0"/>
        </w:rPr>
        <w:t xml:space="preserve"> and throughout the entire Northern Hemisphere. The only non-significant trends occur near the surface in the tropics and Arctic and at middle levels of the tropical troposphere. Geopotential height trends show the strongest increases at upper levels in the troposphere that extend downward closer to the pole. The results from the nudged iCESM1 simulations highlight the importance of capturing the appropriate circulation patterns for moisture transport, in addition to the correct sources. </w:t>
      </w:r>
    </w:p>
    <w:p w14:paraId="6813D218" w14:textId="77777777" w:rsidR="004431D3" w:rsidRDefault="004431D3" w:rsidP="004431D3">
      <w:pPr>
        <w:pStyle w:val="Heading-Main"/>
        <w:ind w:firstLine="240"/>
        <w:jc w:val="both"/>
        <w:rPr>
          <w:b w:val="0"/>
          <w:bCs w:val="0"/>
        </w:rPr>
      </w:pPr>
      <w:r w:rsidRPr="004431D3">
        <w:rPr>
          <w:b w:val="0"/>
          <w:bCs w:val="0"/>
        </w:rPr>
        <w:t xml:space="preserve">Previous studies have examined summertime water vapor transport in the iCESM1 and its impact on Arctic water vapor [Singh et al. 2016, 2017, Harrington et al. 2021], however no study has carried out this analysis using observed circulation in the iCESM1. By nudging to ERA5 winds, we </w:t>
      </w:r>
      <w:proofErr w:type="gramStart"/>
      <w:r w:rsidRPr="004431D3">
        <w:rPr>
          <w:b w:val="0"/>
          <w:bCs w:val="0"/>
        </w:rPr>
        <w:t>are able to</w:t>
      </w:r>
      <w:proofErr w:type="gramEnd"/>
      <w:r w:rsidRPr="004431D3">
        <w:rPr>
          <w:b w:val="0"/>
          <w:bCs w:val="0"/>
        </w:rPr>
        <w:t xml:space="preserve"> capture the observed year-to-year and long-term changes in circulation patterns that create the major vapor transport pathways into the Arctic. Eurasia is a commonly highlighted region contributing to Arctic vapor changes in previous experiments due to its </w:t>
      </w:r>
      <w:proofErr w:type="gramStart"/>
      <w:r w:rsidRPr="004431D3">
        <w:rPr>
          <w:b w:val="0"/>
          <w:bCs w:val="0"/>
        </w:rPr>
        <w:t>close proximity</w:t>
      </w:r>
      <w:proofErr w:type="gramEnd"/>
      <w:r w:rsidRPr="004431D3">
        <w:rPr>
          <w:b w:val="0"/>
          <w:bCs w:val="0"/>
        </w:rPr>
        <w:t>. We find a consistent leading contribution being sourced from a narrow band between 50-70</w:t>
      </w:r>
      <w:r w:rsidRPr="004431D3">
        <w:rPr>
          <w:b w:val="0"/>
          <w:bCs w:val="0"/>
        </w:rPr>
        <w:sym w:font="Symbol" w:char="F0B0"/>
      </w:r>
      <w:r w:rsidRPr="004431D3">
        <w:rPr>
          <w:b w:val="0"/>
          <w:bCs w:val="0"/>
        </w:rPr>
        <w:t xml:space="preserve"> N. This band expands to the North American land mass with comparable magnitudes, though there has not as strong an influence of North America in previous free-running simulations. </w:t>
      </w:r>
      <w:r w:rsidRPr="004431D3">
        <w:rPr>
          <w:b w:val="0"/>
          <w:bCs w:val="0"/>
        </w:rPr>
        <w:lastRenderedPageBreak/>
        <w:t xml:space="preserve">Summertime blocking over Greenland is a pattern that the CESM model struggles to capture, therefore previous experiments without nudging generally do not find the North American pathway or source region playing an important role. The western boundary current regions in both the Pacific and Atlantic also contribute to Arctic moisture changes on interannual timescales (Figure 2a), but this contribution is weaker than that from land-based sources. </w:t>
      </w:r>
    </w:p>
    <w:p w14:paraId="3AB642C9" w14:textId="7533F471" w:rsidR="0078700C" w:rsidRPr="004431D3" w:rsidRDefault="0078700C" w:rsidP="0078700C">
      <w:pPr>
        <w:pStyle w:val="Heading-Main"/>
        <w:ind w:firstLine="240"/>
        <w:jc w:val="both"/>
        <w:rPr>
          <w:b w:val="0"/>
          <w:bCs w:val="0"/>
        </w:rPr>
      </w:pPr>
      <w:r w:rsidRPr="004431D3">
        <w:rPr>
          <w:b w:val="0"/>
          <w:bCs w:val="0"/>
        </w:rPr>
        <w:t xml:space="preserve">44-yr trends in source-region contributions to Arctic water vapor show similar relationships as year-to-year timescales, with the strongest contributions coming from Northern Hemisphere land masses, particularly northern Europe, central Eurasia, and northeastern North America (Figure 2). These trends show less emphasis on Siberia and Alaska, as well as a decreased importance of the western boundary currents -- especially the more northern extensions of these regions. Locally, there a </w:t>
      </w:r>
      <w:proofErr w:type="gramStart"/>
      <w:r w:rsidRPr="004431D3">
        <w:rPr>
          <w:b w:val="0"/>
          <w:bCs w:val="0"/>
        </w:rPr>
        <w:t>small increases</w:t>
      </w:r>
      <w:proofErr w:type="gramEnd"/>
      <w:r w:rsidRPr="004431D3">
        <w:rPr>
          <w:b w:val="0"/>
          <w:bCs w:val="0"/>
        </w:rPr>
        <w:t xml:space="preserve"> in moistening coming from the Kara Sea and </w:t>
      </w:r>
      <w:proofErr w:type="spellStart"/>
      <w:r w:rsidRPr="004431D3">
        <w:rPr>
          <w:b w:val="0"/>
          <w:bCs w:val="0"/>
        </w:rPr>
        <w:t>Canadaian</w:t>
      </w:r>
      <w:proofErr w:type="spellEnd"/>
      <w:r w:rsidRPr="004431D3">
        <w:rPr>
          <w:b w:val="0"/>
          <w:bCs w:val="0"/>
        </w:rPr>
        <w:t xml:space="preserve"> archipelago regions.  </w:t>
      </w:r>
    </w:p>
    <w:p w14:paraId="5B6FC3E6" w14:textId="77777777" w:rsidR="004431D3" w:rsidRPr="004431D3" w:rsidRDefault="004431D3" w:rsidP="004431D3">
      <w:pPr>
        <w:pStyle w:val="Heading-Main"/>
        <w:jc w:val="both"/>
      </w:pPr>
      <w:commentRangeStart w:id="24"/>
      <w:r w:rsidRPr="004431D3">
        <w:t>b. Role of ARs in increasing Arctic moisture trend.</w:t>
      </w:r>
      <w:commentRangeEnd w:id="24"/>
      <w:r w:rsidRPr="004431D3">
        <w:rPr>
          <w:rStyle w:val="CommentReference"/>
          <w:rFonts w:eastAsia="Calibri"/>
          <w:b w:val="0"/>
          <w:bCs w:val="0"/>
          <w:kern w:val="0"/>
        </w:rPr>
        <w:commentReference w:id="24"/>
      </w:r>
    </w:p>
    <w:p w14:paraId="69BB3EF2" w14:textId="68F17D0C" w:rsidR="004431D3" w:rsidRPr="00F05EBA" w:rsidRDefault="00687B01" w:rsidP="00F05EBA">
      <w:pPr>
        <w:pStyle w:val="Heading-Main"/>
        <w:jc w:val="both"/>
        <w:rPr>
          <w:b w:val="0"/>
          <w:bCs w:val="0"/>
          <w:color w:val="000000" w:themeColor="text1"/>
        </w:rPr>
      </w:pPr>
      <w:r>
        <w:rPr>
          <w:b w:val="0"/>
          <w:bCs w:val="0"/>
        </w:rPr>
        <w:t xml:space="preserve">    </w:t>
      </w:r>
      <w:r w:rsidR="004431D3" w:rsidRPr="004431D3">
        <w:rPr>
          <w:b w:val="0"/>
          <w:bCs w:val="0"/>
        </w:rPr>
        <w:t>Trends in AR frequency from an ensemble mean for the CESM2-LE (Figure 3a) show a relatively uniform increase in AR occurrence across most of the Northern Hemisphere. GCMs tend to show moistening throughout the atmosphere</w:t>
      </w:r>
      <w:r w:rsidR="00A64DC2">
        <w:rPr>
          <w:b w:val="0"/>
          <w:bCs w:val="0"/>
        </w:rPr>
        <w:t>, resulting in the uniform trend pattern [Simpson et al. 2023]. Previously, it was shown that the CESM struggles to capture the anticyclonic circulation over Greenland, necessary to divert ARs to the west of Greenland</w:t>
      </w:r>
      <w:r w:rsidR="00E046FB">
        <w:rPr>
          <w:b w:val="0"/>
          <w:bCs w:val="0"/>
        </w:rPr>
        <w:t xml:space="preserve"> [</w:t>
      </w:r>
      <w:proofErr w:type="spellStart"/>
      <w:r w:rsidR="00E046FB">
        <w:rPr>
          <w:b w:val="0"/>
          <w:bCs w:val="0"/>
        </w:rPr>
        <w:t>Eade</w:t>
      </w:r>
      <w:proofErr w:type="spellEnd"/>
      <w:r w:rsidR="00E046FB">
        <w:rPr>
          <w:b w:val="0"/>
          <w:bCs w:val="0"/>
        </w:rPr>
        <w:t xml:space="preserve"> et al. 2014; Baxter &amp; Ding 2022]</w:t>
      </w:r>
      <w:r w:rsidR="00A64DC2">
        <w:rPr>
          <w:b w:val="0"/>
          <w:bCs w:val="0"/>
        </w:rPr>
        <w:t xml:space="preserve">. Typically, these systems enter into the Arctic through the North Atlantic, </w:t>
      </w:r>
      <w:proofErr w:type="gramStart"/>
      <w:r w:rsidR="00A64DC2">
        <w:rPr>
          <w:b w:val="0"/>
          <w:bCs w:val="0"/>
        </w:rPr>
        <w:t xml:space="preserve">however, </w:t>
      </w:r>
      <w:r w:rsidR="00F9338B" w:rsidRPr="004431D3">
        <w:rPr>
          <w:b w:val="0"/>
          <w:bCs w:val="0"/>
          <w:color w:val="000000" w:themeColor="text1"/>
        </w:rPr>
        <w:t xml:space="preserve">  </w:t>
      </w:r>
      <w:proofErr w:type="gramEnd"/>
      <w:r w:rsidR="00F9338B" w:rsidRPr="004431D3">
        <w:rPr>
          <w:b w:val="0"/>
          <w:bCs w:val="0"/>
          <w:color w:val="000000" w:themeColor="text1"/>
        </w:rPr>
        <w:t xml:space="preserve"> Greenland blocking or a negative North Atlantic Oscillation (NAO), is </w:t>
      </w:r>
      <w:r w:rsidR="00F9338B">
        <w:rPr>
          <w:b w:val="0"/>
          <w:bCs w:val="0"/>
          <w:color w:val="000000" w:themeColor="text1"/>
        </w:rPr>
        <w:t xml:space="preserve">likely </w:t>
      </w:r>
      <w:r w:rsidR="00F9338B" w:rsidRPr="004431D3">
        <w:rPr>
          <w:b w:val="0"/>
          <w:bCs w:val="0"/>
          <w:color w:val="000000" w:themeColor="text1"/>
        </w:rPr>
        <w:t xml:space="preserve">the primary contributor to </w:t>
      </w:r>
      <w:r w:rsidR="00F9338B">
        <w:rPr>
          <w:b w:val="0"/>
          <w:bCs w:val="0"/>
          <w:color w:val="000000" w:themeColor="text1"/>
        </w:rPr>
        <w:t>a strengthening</w:t>
      </w:r>
      <w:r w:rsidR="00F9338B" w:rsidRPr="004431D3">
        <w:rPr>
          <w:b w:val="0"/>
          <w:bCs w:val="0"/>
          <w:color w:val="000000" w:themeColor="text1"/>
        </w:rPr>
        <w:t xml:space="preserve"> influence of North America and a decreased influence of the North Atlantic and Europe (Figure 1c). On higher frequency timescales, these modes manifest as increased cyclonic wave breaking events that push moisture and ARs to the west of Greenland [Liu &amp; Barnes 2016]. Anticyclonic winds promote transport from northeastern North America, west of Greenland and over the Canadian archipelagos, while decreasing transport from the North Atlantic to the east of Greenland. </w:t>
      </w:r>
      <w:r w:rsidR="00D05A28">
        <w:rPr>
          <w:b w:val="0"/>
          <w:bCs w:val="0"/>
        </w:rPr>
        <w:t xml:space="preserve">Despite its rarity, the CESM2-LE </w:t>
      </w:r>
      <w:proofErr w:type="gramStart"/>
      <w:r w:rsidR="00D05A28">
        <w:rPr>
          <w:b w:val="0"/>
          <w:bCs w:val="0"/>
        </w:rPr>
        <w:t>is able to</w:t>
      </w:r>
      <w:proofErr w:type="gramEnd"/>
      <w:r w:rsidR="00D05A28">
        <w:rPr>
          <w:b w:val="0"/>
          <w:bCs w:val="0"/>
        </w:rPr>
        <w:t xml:space="preserve"> capture sustained diversion of ARs west of Greenland over 4 decades in a single member. This highlights the need to consider internal variability when constructing water tagging experiments in the free-running configuration. </w:t>
      </w:r>
    </w:p>
    <w:p w14:paraId="4F6AB56F" w14:textId="3FEACD8E" w:rsidR="004431D3" w:rsidRPr="004431D3" w:rsidRDefault="004431D3" w:rsidP="004431D3">
      <w:pPr>
        <w:pStyle w:val="Heading-Main"/>
        <w:ind w:firstLine="240"/>
        <w:jc w:val="both"/>
        <w:rPr>
          <w:b w:val="0"/>
          <w:bCs w:val="0"/>
        </w:rPr>
      </w:pPr>
      <w:r w:rsidRPr="004431D3">
        <w:rPr>
          <w:b w:val="0"/>
          <w:bCs w:val="0"/>
        </w:rPr>
        <w:t xml:space="preserve">Trends in AR frequency (Figure 3) show similar pathways to the IVT trends in Figure 1. There are three primary pathways that transport large amounts of moisture: </w:t>
      </w:r>
      <w:r w:rsidR="00D05A28">
        <w:rPr>
          <w:b w:val="0"/>
          <w:bCs w:val="0"/>
        </w:rPr>
        <w:t>1</w:t>
      </w:r>
      <w:r w:rsidRPr="004431D3">
        <w:rPr>
          <w:b w:val="0"/>
          <w:bCs w:val="0"/>
        </w:rPr>
        <w:t xml:space="preserve">.) Siberian pathway, and </w:t>
      </w:r>
      <w:r w:rsidR="00D05A28">
        <w:rPr>
          <w:b w:val="0"/>
          <w:bCs w:val="0"/>
        </w:rPr>
        <w:t>2</w:t>
      </w:r>
      <w:r w:rsidRPr="004431D3">
        <w:rPr>
          <w:b w:val="0"/>
          <w:bCs w:val="0"/>
        </w:rPr>
        <w:t>.) central Eurasian pathway</w:t>
      </w:r>
      <w:r w:rsidR="00D05A28">
        <w:rPr>
          <w:b w:val="0"/>
          <w:bCs w:val="0"/>
        </w:rPr>
        <w:t xml:space="preserve">, 3.) Alaskan pathway, and 4.) </w:t>
      </w:r>
      <w:r w:rsidR="00D05A28" w:rsidRPr="004431D3">
        <w:rPr>
          <w:b w:val="0"/>
          <w:bCs w:val="0"/>
        </w:rPr>
        <w:t>North American pathway west of Greenland</w:t>
      </w:r>
      <w:r w:rsidRPr="004431D3">
        <w:rPr>
          <w:b w:val="0"/>
          <w:bCs w:val="0"/>
        </w:rPr>
        <w:t xml:space="preserve">. Each coincides with areas that have poleward trends in winds driven by the large-scale circulation seen in Figure 1c. </w:t>
      </w:r>
    </w:p>
    <w:p w14:paraId="4BBF5644" w14:textId="77777777" w:rsidR="004431D3" w:rsidRPr="004431D3" w:rsidRDefault="004431D3" w:rsidP="004431D3">
      <w:pPr>
        <w:pStyle w:val="Heading-Main"/>
        <w:jc w:val="both"/>
        <w:rPr>
          <w:b w:val="0"/>
          <w:bCs w:val="0"/>
        </w:rPr>
      </w:pPr>
      <w:r w:rsidRPr="004431D3">
        <w:rPr>
          <w:b w:val="0"/>
          <w:bCs w:val="0"/>
        </w:rPr>
        <w:t xml:space="preserve">    ARs contribute 80-90% to poleward moisture transport trends in the iCESM1 simulations. In the region near northeastern Canada and western Greenland, ARs account for &gt; 92% of poleward moisture transport – the most of any region around the Arctic. In the Eurasian pathways, ARs are responsible for 85-86% of moisture transport. The contributions and magnitudes between ERA5 and </w:t>
      </w:r>
      <w:commentRangeStart w:id="25"/>
      <w:r w:rsidRPr="004431D3">
        <w:rPr>
          <w:b w:val="0"/>
          <w:bCs w:val="0"/>
        </w:rPr>
        <w:t>iCESM1 a</w:t>
      </w:r>
      <w:commentRangeEnd w:id="25"/>
      <w:r w:rsidRPr="004431D3">
        <w:rPr>
          <w:rStyle w:val="CommentReference"/>
          <w:rFonts w:eastAsia="Calibri"/>
          <w:b w:val="0"/>
          <w:bCs w:val="0"/>
          <w:kern w:val="0"/>
        </w:rPr>
        <w:commentReference w:id="25"/>
      </w:r>
      <w:r w:rsidRPr="004431D3">
        <w:rPr>
          <w:b w:val="0"/>
          <w:bCs w:val="0"/>
        </w:rPr>
        <w:t xml:space="preserve">re nearly identical, even despite using daily output from iCESM1 for AR detection </w:t>
      </w:r>
      <w:r w:rsidRPr="004431D3">
        <w:rPr>
          <w:b w:val="0"/>
          <w:bCs w:val="0"/>
        </w:rPr>
        <w:lastRenderedPageBreak/>
        <w:t>and tracking, showing that capturing large-scale circulation in the model can alleviate computational and storage burdens on future AR studies.</w:t>
      </w:r>
    </w:p>
    <w:p w14:paraId="3FCAF89A" w14:textId="77777777" w:rsidR="004431D3" w:rsidRPr="004431D3" w:rsidRDefault="004431D3" w:rsidP="004431D3">
      <w:pPr>
        <w:pStyle w:val="Heading-Main"/>
        <w:jc w:val="both"/>
      </w:pPr>
      <w:r w:rsidRPr="004431D3">
        <w:t>d. Significance of land-based moisture in warming the Arctic.</w:t>
      </w:r>
    </w:p>
    <w:p w14:paraId="68AFFA8B" w14:textId="71A6EAAF" w:rsidR="004431D3" w:rsidRPr="004431D3" w:rsidRDefault="004431D3" w:rsidP="004431D3">
      <w:pPr>
        <w:pStyle w:val="Heading-Main"/>
        <w:jc w:val="both"/>
        <w:rPr>
          <w:b w:val="0"/>
          <w:bCs w:val="0"/>
          <w:color w:val="000000" w:themeColor="text1"/>
        </w:rPr>
      </w:pPr>
      <w:r w:rsidRPr="004431D3">
        <w:rPr>
          <w:b w:val="0"/>
          <w:bCs w:val="0"/>
          <w:color w:val="000000" w:themeColor="text1"/>
        </w:rPr>
        <w:t xml:space="preserve">    </w:t>
      </w:r>
      <w:commentRangeStart w:id="26"/>
      <w:r w:rsidRPr="004431D3">
        <w:rPr>
          <w:b w:val="0"/>
          <w:bCs w:val="0"/>
          <w:color w:val="000000" w:themeColor="text1"/>
        </w:rPr>
        <w:t xml:space="preserve">We quantify the radiative impacts of moisture transport on the Arctic surface using radiative kernels derived from ERA5 and CAM5 (Figure 4). Examining the zonal mean patterns of the summertime water vapor feedback, we find good agreement when using either ERA5 or CAM5 surface radiative kernels. Both show </w:t>
      </w:r>
      <w:proofErr w:type="gramStart"/>
      <w:r w:rsidRPr="004431D3">
        <w:rPr>
          <w:b w:val="0"/>
          <w:bCs w:val="0"/>
          <w:color w:val="000000" w:themeColor="text1"/>
        </w:rPr>
        <w:t>a negative feedback</w:t>
      </w:r>
      <w:proofErr w:type="gramEnd"/>
      <w:r w:rsidRPr="004431D3">
        <w:rPr>
          <w:b w:val="0"/>
          <w:bCs w:val="0"/>
          <w:color w:val="000000" w:themeColor="text1"/>
        </w:rPr>
        <w:t xml:space="preserve"> in the tropics due to cooling SSTs in the eastern equatorial Pacific and a strong positive feedback in the midlatitudes. The primary differences in the pattern (not magnitude) occur within the central Arctic. Specifically, the radiative kernels computed using a single-year simulation with CAM5 show a much stronger positive magnitude from 850 to 600 </w:t>
      </w:r>
      <w:proofErr w:type="spellStart"/>
      <w:r w:rsidRPr="004431D3">
        <w:rPr>
          <w:b w:val="0"/>
          <w:bCs w:val="0"/>
          <w:color w:val="000000" w:themeColor="text1"/>
        </w:rPr>
        <w:t>hPa</w:t>
      </w:r>
      <w:proofErr w:type="spellEnd"/>
      <w:r w:rsidRPr="004431D3">
        <w:rPr>
          <w:b w:val="0"/>
          <w:bCs w:val="0"/>
          <w:color w:val="000000" w:themeColor="text1"/>
        </w:rPr>
        <w:t>, north of 75 N (</w:t>
      </w:r>
      <w:r w:rsidR="0078700C">
        <w:rPr>
          <w:b w:val="0"/>
          <w:bCs w:val="0"/>
          <w:color w:val="000000" w:themeColor="text1"/>
        </w:rPr>
        <w:t>Supplementary Figure 2</w:t>
      </w:r>
      <w:r w:rsidRPr="004431D3">
        <w:rPr>
          <w:b w:val="0"/>
          <w:bCs w:val="0"/>
          <w:color w:val="000000" w:themeColor="text1"/>
        </w:rPr>
        <w:t>). In contrast, the ERA5 kernels use the average of 5 years (2011-2015), that provides a relatively broad sampling of the variability in the Arctic, with 2011-2012, 2015 being dominated by strong anticyclones and 2013-2014 being dominated by strong cyclonic patterns. Therefore, the differences between ERA5 and CAM5 are likely the result of a combination of internal atmospheric processes (subsidence over the central Arctic) and model physics. Ultimately, we find small differences between the two products and in the following focus on results using the CAM5 kernels</w:t>
      </w:r>
      <w:commentRangeEnd w:id="26"/>
      <w:r w:rsidRPr="004431D3">
        <w:rPr>
          <w:rStyle w:val="CommentReference"/>
          <w:rFonts w:eastAsia="Calibri"/>
          <w:b w:val="0"/>
          <w:bCs w:val="0"/>
          <w:kern w:val="0"/>
        </w:rPr>
        <w:commentReference w:id="26"/>
      </w:r>
      <w:r w:rsidRPr="004431D3">
        <w:rPr>
          <w:b w:val="0"/>
          <w:bCs w:val="0"/>
          <w:color w:val="000000" w:themeColor="text1"/>
        </w:rPr>
        <w:t>.</w:t>
      </w:r>
    </w:p>
    <w:p w14:paraId="422B9517" w14:textId="77777777" w:rsidR="004431D3" w:rsidRPr="004431D3" w:rsidRDefault="004431D3" w:rsidP="004431D3">
      <w:pPr>
        <w:pStyle w:val="Heading-Main"/>
        <w:jc w:val="both"/>
        <w:rPr>
          <w:b w:val="0"/>
          <w:bCs w:val="0"/>
          <w:color w:val="000000" w:themeColor="text1"/>
        </w:rPr>
      </w:pPr>
      <w:r w:rsidRPr="004431D3">
        <w:rPr>
          <w:b w:val="0"/>
          <w:bCs w:val="0"/>
          <w:color w:val="000000" w:themeColor="text1"/>
        </w:rPr>
        <w:t xml:space="preserve">    Radiative </w:t>
      </w:r>
      <w:proofErr w:type="gramStart"/>
      <w:r w:rsidRPr="004431D3">
        <w:rPr>
          <w:b w:val="0"/>
          <w:bCs w:val="0"/>
          <w:color w:val="000000" w:themeColor="text1"/>
        </w:rPr>
        <w:t>feedbacks</w:t>
      </w:r>
      <w:proofErr w:type="gramEnd"/>
      <w:r w:rsidRPr="004431D3">
        <w:rPr>
          <w:b w:val="0"/>
          <w:bCs w:val="0"/>
          <w:color w:val="000000" w:themeColor="text1"/>
        </w:rPr>
        <w:t xml:space="preserve"> are typically examined using a column integrated or surface perspective, however this can overlook the impacts of vertical changes in moisture and temperature that modulate radiative fluxes. We find that the water vapor feedback within the column can be vertically uniform or unevenly distributed. The strongest water vapor feedback occurs in the middle troposphere, between 300 and 800 </w:t>
      </w:r>
      <w:proofErr w:type="spellStart"/>
      <w:r w:rsidRPr="004431D3">
        <w:rPr>
          <w:b w:val="0"/>
          <w:bCs w:val="0"/>
          <w:color w:val="000000" w:themeColor="text1"/>
        </w:rPr>
        <w:t>hPa</w:t>
      </w:r>
      <w:proofErr w:type="spellEnd"/>
      <w:r w:rsidRPr="004431D3">
        <w:rPr>
          <w:b w:val="0"/>
          <w:bCs w:val="0"/>
          <w:color w:val="000000" w:themeColor="text1"/>
        </w:rPr>
        <w:t xml:space="preserve"> (Figure 4a). Moisture sourced from eastern Eurasia, northwestern Pacific, and the Bering/Beaufort Seas produce the strongest positive water vapor feedback, with the more remote source regions affecting higher altitudes (300-600 </w:t>
      </w:r>
      <w:proofErr w:type="spellStart"/>
      <w:r w:rsidRPr="004431D3">
        <w:rPr>
          <w:b w:val="0"/>
          <w:bCs w:val="0"/>
          <w:color w:val="000000" w:themeColor="text1"/>
        </w:rPr>
        <w:t>hPa</w:t>
      </w:r>
      <w:proofErr w:type="spellEnd"/>
      <w:r w:rsidRPr="004431D3">
        <w:rPr>
          <w:b w:val="0"/>
          <w:bCs w:val="0"/>
          <w:color w:val="000000" w:themeColor="text1"/>
        </w:rPr>
        <w:t xml:space="preserve">) and the local sources affecting lower altitudes (600-900 </w:t>
      </w:r>
      <w:proofErr w:type="spellStart"/>
      <w:r w:rsidRPr="004431D3">
        <w:rPr>
          <w:b w:val="0"/>
          <w:bCs w:val="0"/>
          <w:color w:val="000000" w:themeColor="text1"/>
        </w:rPr>
        <w:t>hPa</w:t>
      </w:r>
      <w:proofErr w:type="spellEnd"/>
      <w:r w:rsidRPr="004431D3">
        <w:rPr>
          <w:b w:val="0"/>
          <w:bCs w:val="0"/>
          <w:color w:val="000000" w:themeColor="text1"/>
        </w:rPr>
        <w:t xml:space="preserve">).  The moisture transport from central Eurasia (regions 42 and 43) is the exception. Both have contributed to enhanced moistening on year-to-year and long-term timescales (Figure 2). However, this transport contributes unevenly to the vertical structure of the water vapor feedback, being positive at mid- to upper levels, but negative at lower levels. Central Eurasia, for example, contributes the largest amount of total moisture for both year-to-year variability and trends, but this transport occurs primarily at upper levels, and there is </w:t>
      </w:r>
      <w:proofErr w:type="gramStart"/>
      <w:r w:rsidRPr="004431D3">
        <w:rPr>
          <w:b w:val="0"/>
          <w:bCs w:val="0"/>
          <w:color w:val="000000" w:themeColor="text1"/>
        </w:rPr>
        <w:t>a slight negative feedback</w:t>
      </w:r>
      <w:proofErr w:type="gramEnd"/>
      <w:r w:rsidRPr="004431D3">
        <w:rPr>
          <w:b w:val="0"/>
          <w:bCs w:val="0"/>
          <w:color w:val="000000" w:themeColor="text1"/>
        </w:rPr>
        <w:t xml:space="preserve"> that occurs near the surface that results in a dampened water vapor feedback. In contrast, northeastern North America has slightly weaker trends in IVT and total column water vapor, but the uniform warming throughout the middle and lower levels of the column creates the strongest contribution to the positive Arctic water vapor feedback. </w:t>
      </w:r>
    </w:p>
    <w:p w14:paraId="1D037118" w14:textId="77777777" w:rsidR="004431D3" w:rsidRPr="004431D3" w:rsidRDefault="004431D3" w:rsidP="004431D3">
      <w:pPr>
        <w:pStyle w:val="Heading-Main"/>
        <w:jc w:val="both"/>
        <w:rPr>
          <w:b w:val="0"/>
          <w:bCs w:val="0"/>
          <w:color w:val="000000" w:themeColor="text1"/>
        </w:rPr>
      </w:pPr>
      <w:r w:rsidRPr="004431D3">
        <w:rPr>
          <w:b w:val="0"/>
          <w:bCs w:val="0"/>
          <w:color w:val="000000" w:themeColor="text1"/>
        </w:rPr>
        <w:t xml:space="preserve">    The total summertime Arctic water vapor feedback determined from the trends in the nudged iCESM1 simulations is 1.67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Northeastern North America contributes 0.32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xml:space="preserve"> (22.9%) to the Arctic water vapor feedback in terms of the long-term change over the satellite era. 0.32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xml:space="preserve"> (19.0%) and 0.26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xml:space="preserve"> (15.7%), respectively. Locally, moisture sourced through evaporation from the Arctic Ocean only contributes to 8% (0.13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xml:space="preserve">) of the water vapor feedback computed over the historical period and remote sources account for the remaining </w:t>
      </w:r>
      <w:r w:rsidRPr="004431D3">
        <w:rPr>
          <w:b w:val="0"/>
          <w:bCs w:val="0"/>
          <w:color w:val="000000" w:themeColor="text1"/>
        </w:rPr>
        <w:lastRenderedPageBreak/>
        <w:t xml:space="preserve">92%. This local contribution primarily results from </w:t>
      </w:r>
      <w:proofErr w:type="gramStart"/>
      <w:r w:rsidRPr="004431D3">
        <w:rPr>
          <w:b w:val="0"/>
          <w:bCs w:val="0"/>
          <w:color w:val="000000" w:themeColor="text1"/>
        </w:rPr>
        <w:t>a positive feedback</w:t>
      </w:r>
      <w:proofErr w:type="gramEnd"/>
      <w:r w:rsidRPr="004431D3">
        <w:rPr>
          <w:b w:val="0"/>
          <w:bCs w:val="0"/>
          <w:color w:val="000000" w:themeColor="text1"/>
        </w:rPr>
        <w:t xml:space="preserve"> originating from the Canadian archipelagos (0.10 W m</w:t>
      </w:r>
      <w:r w:rsidRPr="004431D3">
        <w:rPr>
          <w:b w:val="0"/>
          <w:bCs w:val="0"/>
          <w:color w:val="000000" w:themeColor="text1"/>
          <w:vertAlign w:val="superscript"/>
        </w:rPr>
        <w:t xml:space="preserve">-2 </w:t>
      </w:r>
      <w:r w:rsidRPr="004431D3">
        <w:rPr>
          <w:b w:val="0"/>
          <w:bCs w:val="0"/>
          <w:color w:val="000000" w:themeColor="text1"/>
        </w:rPr>
        <w:t>K</w:t>
      </w:r>
      <w:r w:rsidRPr="004431D3">
        <w:rPr>
          <w:b w:val="0"/>
          <w:bCs w:val="0"/>
          <w:color w:val="000000" w:themeColor="text1"/>
          <w:vertAlign w:val="superscript"/>
        </w:rPr>
        <w:t>-1</w:t>
      </w:r>
      <w:r w:rsidRPr="004431D3">
        <w:rPr>
          <w:b w:val="0"/>
          <w:bCs w:val="0"/>
          <w:color w:val="000000" w:themeColor="text1"/>
        </w:rPr>
        <w:t xml:space="preserve">). </w:t>
      </w:r>
    </w:p>
    <w:p w14:paraId="7DBEB571" w14:textId="3FDF9399" w:rsidR="004431D3" w:rsidRPr="004431D3" w:rsidRDefault="00D954BD" w:rsidP="004431D3">
      <w:pPr>
        <w:pStyle w:val="Heading-Main"/>
        <w:jc w:val="both"/>
      </w:pPr>
      <w:r>
        <w:t>e.</w:t>
      </w:r>
      <w:r w:rsidR="004431D3" w:rsidRPr="004431D3">
        <w:t xml:space="preserve"> Land capacitor effect </w:t>
      </w:r>
    </w:p>
    <w:p w14:paraId="1F909C8E" w14:textId="1833E755" w:rsidR="00F9338B" w:rsidRDefault="00687B01" w:rsidP="004431D3">
      <w:pPr>
        <w:pStyle w:val="Heading-Main"/>
        <w:jc w:val="both"/>
        <w:rPr>
          <w:b w:val="0"/>
          <w:bCs w:val="0"/>
          <w:color w:val="000000" w:themeColor="text1"/>
        </w:rPr>
      </w:pPr>
      <w:r>
        <w:rPr>
          <w:b w:val="0"/>
          <w:bCs w:val="0"/>
          <w:color w:val="000000" w:themeColor="text1"/>
        </w:rPr>
        <w:t xml:space="preserve">    </w:t>
      </w:r>
      <w:r w:rsidR="00B17439">
        <w:rPr>
          <w:b w:val="0"/>
          <w:bCs w:val="0"/>
          <w:color w:val="000000" w:themeColor="text1"/>
        </w:rPr>
        <w:t>Because r</w:t>
      </w:r>
      <w:r w:rsidR="00F9338B">
        <w:rPr>
          <w:b w:val="0"/>
          <w:bCs w:val="0"/>
          <w:color w:val="000000" w:themeColor="text1"/>
        </w:rPr>
        <w:t xml:space="preserve">egion 47 appears to be particularly effective in inducing the summertime WV feedback, </w:t>
      </w:r>
      <w:r w:rsidR="00B17439">
        <w:rPr>
          <w:b w:val="0"/>
          <w:bCs w:val="0"/>
          <w:color w:val="000000" w:themeColor="text1"/>
        </w:rPr>
        <w:t xml:space="preserve">we run an additional simulation with 9 smaller regions within the area of interest (Figure 5). The vertical structure of trends originated from region 47 suggest this radiative efficiency is </w:t>
      </w:r>
      <w:r w:rsidR="00F9338B">
        <w:rPr>
          <w:b w:val="0"/>
          <w:bCs w:val="0"/>
          <w:color w:val="000000" w:themeColor="text1"/>
        </w:rPr>
        <w:t xml:space="preserve">likely because </w:t>
      </w:r>
      <w:r w:rsidR="00B17439">
        <w:rPr>
          <w:b w:val="0"/>
          <w:bCs w:val="0"/>
          <w:color w:val="000000" w:themeColor="text1"/>
        </w:rPr>
        <w:t xml:space="preserve">of increased transport at lower levels (Figure 5a). Other regions (i.e., 41, 43) have much weaker radiative impacts, because over recent decades their transport has been pushed to higher elevations, reducing their capability to travel farther distances into the Arctic and influence surface radiative fluxes.  </w:t>
      </w:r>
    </w:p>
    <w:p w14:paraId="1843B820" w14:textId="7E2D1275" w:rsidR="004431D3" w:rsidRPr="004431D3" w:rsidRDefault="00687B01" w:rsidP="004431D3">
      <w:pPr>
        <w:pStyle w:val="Heading-Main"/>
        <w:jc w:val="both"/>
        <w:rPr>
          <w:b w:val="0"/>
          <w:bCs w:val="0"/>
        </w:rPr>
      </w:pPr>
      <w:r>
        <w:rPr>
          <w:b w:val="0"/>
          <w:bCs w:val="0"/>
          <w:color w:val="000000" w:themeColor="text1"/>
        </w:rPr>
        <w:t xml:space="preserve">    </w:t>
      </w:r>
      <w:r w:rsidR="0083260A">
        <w:rPr>
          <w:b w:val="0"/>
          <w:bCs w:val="0"/>
          <w:color w:val="000000" w:themeColor="text1"/>
        </w:rPr>
        <w:t xml:space="preserve">The strongest source regions within region 47 are from the southern and southwestern areas, just south of Hudson Bay (Figure 5b). These regions coincide with the strongest positive soil moisture trend (Figure 5c). </w:t>
      </w:r>
      <w:commentRangeStart w:id="27"/>
      <w:r w:rsidR="004431D3" w:rsidRPr="004431D3">
        <w:rPr>
          <w:b w:val="0"/>
          <w:bCs w:val="0"/>
          <w:color w:val="000000" w:themeColor="text1"/>
        </w:rPr>
        <w:t xml:space="preserve">Moisture sourced from the leading regions contributing to Arctic moistening generally leaves behind drying trends both globally and over midlatitude land masses (Figure </w:t>
      </w:r>
      <w:r w:rsidR="0083260A">
        <w:rPr>
          <w:b w:val="0"/>
          <w:bCs w:val="0"/>
          <w:color w:val="000000" w:themeColor="text1"/>
        </w:rPr>
        <w:t>5c</w:t>
      </w:r>
      <w:r w:rsidR="004431D3" w:rsidRPr="004431D3">
        <w:rPr>
          <w:b w:val="0"/>
          <w:bCs w:val="0"/>
          <w:color w:val="000000" w:themeColor="text1"/>
        </w:rPr>
        <w:t>). The one exception being over northeastern Canada</w:t>
      </w:r>
      <w:r w:rsidR="004431D3" w:rsidRPr="004431D3">
        <w:rPr>
          <w:b w:val="0"/>
          <w:bCs w:val="0"/>
        </w:rPr>
        <w:t xml:space="preserve">, over region 47, where there is a weak moistening signal in soil moisture (red box in Figure </w:t>
      </w:r>
      <w:r w:rsidR="00F9338B">
        <w:rPr>
          <w:b w:val="0"/>
          <w:bCs w:val="0"/>
        </w:rPr>
        <w:t>5c</w:t>
      </w:r>
      <w:r w:rsidR="004431D3" w:rsidRPr="004431D3">
        <w:rPr>
          <w:b w:val="0"/>
          <w:bCs w:val="0"/>
        </w:rPr>
        <w:t xml:space="preserve">). This suggests that, even though the region is a leading contributor redistributing moisture from the midlatitudes to the Arctic, there is a </w:t>
      </w:r>
      <w:r w:rsidR="00F9338B">
        <w:rPr>
          <w:b w:val="0"/>
          <w:bCs w:val="0"/>
        </w:rPr>
        <w:t xml:space="preserve">capacitor effect, where the buildup of moisture supplies transport into the Arctic over several decades. </w:t>
      </w:r>
      <w:r w:rsidR="004431D3" w:rsidRPr="004431D3">
        <w:rPr>
          <w:b w:val="0"/>
          <w:bCs w:val="0"/>
        </w:rPr>
        <w:t xml:space="preserve">The importance of land and soil processes enhancing sources of moisture that can then be transported to the Arctic are also likely important for region 47 having such a strong influence on summertime Arctic moistening and radiative </w:t>
      </w:r>
      <w:proofErr w:type="gramStart"/>
      <w:r w:rsidR="004431D3" w:rsidRPr="004431D3">
        <w:rPr>
          <w:b w:val="0"/>
          <w:bCs w:val="0"/>
        </w:rPr>
        <w:t>feedbacks</w:t>
      </w:r>
      <w:proofErr w:type="gramEnd"/>
      <w:r w:rsidR="004431D3" w:rsidRPr="004431D3">
        <w:rPr>
          <w:b w:val="0"/>
          <w:bCs w:val="0"/>
        </w:rPr>
        <w:t>.</w:t>
      </w:r>
      <w:commentRangeEnd w:id="27"/>
      <w:r w:rsidR="004431D3" w:rsidRPr="004431D3">
        <w:rPr>
          <w:rStyle w:val="CommentReference"/>
          <w:rFonts w:eastAsia="Calibri"/>
          <w:b w:val="0"/>
          <w:bCs w:val="0"/>
          <w:kern w:val="0"/>
        </w:rPr>
        <w:commentReference w:id="27"/>
      </w:r>
      <w:r w:rsidR="004431D3" w:rsidRPr="004431D3">
        <w:rPr>
          <w:b w:val="0"/>
          <w:bCs w:val="0"/>
        </w:rPr>
        <w:t xml:space="preserve"> </w:t>
      </w:r>
    </w:p>
    <w:p w14:paraId="78FB51B4" w14:textId="02CE654B" w:rsidR="004431D3" w:rsidRPr="004431D3" w:rsidRDefault="004431D3" w:rsidP="004431D3">
      <w:pPr>
        <w:pStyle w:val="Heading-Main"/>
        <w:jc w:val="both"/>
        <w:rPr>
          <w:b w:val="0"/>
          <w:bCs w:val="0"/>
        </w:rPr>
      </w:pPr>
      <w:r w:rsidRPr="004431D3">
        <w:rPr>
          <w:b w:val="0"/>
          <w:bCs w:val="0"/>
        </w:rPr>
        <w:t xml:space="preserve">    The soil creates a land capacitor effect by storing incoming precipitation from remote, equatorward regions. </w:t>
      </w:r>
      <w:commentRangeStart w:id="28"/>
      <w:r w:rsidRPr="004431D3">
        <w:rPr>
          <w:b w:val="0"/>
          <w:bCs w:val="0"/>
        </w:rPr>
        <w:t>During spring, much of the moisture is evaporated from the Caribbean and tropical Atlantic (regions 35 &amp; 36),</w:t>
      </w:r>
      <w:commentRangeEnd w:id="28"/>
      <w:r w:rsidRPr="004431D3">
        <w:rPr>
          <w:rStyle w:val="CommentReference"/>
          <w:rFonts w:eastAsia="Calibri"/>
          <w:b w:val="0"/>
          <w:bCs w:val="0"/>
          <w:kern w:val="0"/>
        </w:rPr>
        <w:commentReference w:id="28"/>
      </w:r>
      <w:r w:rsidRPr="004431D3">
        <w:rPr>
          <w:b w:val="0"/>
          <w:bCs w:val="0"/>
        </w:rPr>
        <w:t xml:space="preserve"> accounting for 54% of the precipitation over northeastern North America. The strongest increasing precipitation trend occurs near the southern part of region 47, where soil moisture increases the most (</w:t>
      </w:r>
      <w:r w:rsidR="00455D15">
        <w:rPr>
          <w:b w:val="0"/>
          <w:bCs w:val="0"/>
        </w:rPr>
        <w:t>Figure 5c</w:t>
      </w:r>
      <w:r w:rsidRPr="004431D3">
        <w:rPr>
          <w:b w:val="0"/>
          <w:bCs w:val="0"/>
        </w:rPr>
        <w:t>). Both MAM and JJA soil moisture in the southern parts of region 47 are shown to have increased in response to more precipitation (</w:t>
      </w:r>
      <w:r w:rsidR="00455D15">
        <w:rPr>
          <w:b w:val="0"/>
          <w:bCs w:val="0"/>
        </w:rPr>
        <w:t xml:space="preserve">Supplementary </w:t>
      </w:r>
      <w:r w:rsidRPr="004431D3">
        <w:rPr>
          <w:b w:val="0"/>
          <w:bCs w:val="0"/>
        </w:rPr>
        <w:t xml:space="preserve">Figure </w:t>
      </w:r>
      <w:r w:rsidR="00455D15">
        <w:rPr>
          <w:b w:val="0"/>
          <w:bCs w:val="0"/>
        </w:rPr>
        <w:t>4c</w:t>
      </w:r>
      <w:r w:rsidRPr="004431D3">
        <w:rPr>
          <w:b w:val="0"/>
          <w:bCs w:val="0"/>
        </w:rPr>
        <w:t xml:space="preserve">). During summer, the source of this moisture shifts to the Caribbean and continental United States (regions 35 &amp; 41, 35.6%). </w:t>
      </w:r>
      <w:r w:rsidR="00455D15">
        <w:rPr>
          <w:b w:val="0"/>
          <w:bCs w:val="0"/>
        </w:rPr>
        <w:t xml:space="preserve">The </w:t>
      </w:r>
      <w:proofErr w:type="spellStart"/>
      <w:r w:rsidR="00455D15">
        <w:rPr>
          <w:b w:val="0"/>
          <w:bCs w:val="0"/>
        </w:rPr>
        <w:t>Carribean</w:t>
      </w:r>
      <w:proofErr w:type="spellEnd"/>
      <w:r w:rsidR="00455D15">
        <w:rPr>
          <w:b w:val="0"/>
          <w:bCs w:val="0"/>
        </w:rPr>
        <w:t xml:space="preserve"> and tropical Atlantic are the key source regions supplying this increase in soil moisture over northeastern Canada via precipitation in June (Figure 6a). Much of the transport originating from these tropical sources </w:t>
      </w:r>
      <w:proofErr w:type="gramStart"/>
      <w:r w:rsidR="00455D15">
        <w:rPr>
          <w:b w:val="0"/>
          <w:bCs w:val="0"/>
        </w:rPr>
        <w:t>continue on</w:t>
      </w:r>
      <w:proofErr w:type="gramEnd"/>
      <w:r w:rsidR="00455D15">
        <w:rPr>
          <w:b w:val="0"/>
          <w:bCs w:val="0"/>
        </w:rPr>
        <w:t xml:space="preserve"> into the Arctic, though precipitation along the way feeds land-sourced moisture towards the end of the summer season. </w:t>
      </w:r>
      <w:r w:rsidRPr="004431D3">
        <w:rPr>
          <w:b w:val="0"/>
          <w:bCs w:val="0"/>
        </w:rPr>
        <w:t>Local recycling in both spring and summer can only explain 18% of the increase in soil moisture, with most of the locally evaporated water vapor being transported and precipitated northward in the Arctic (Figure 6d). Despite our tagging and those prior suggesting that land-sourced moisture is most important for summertime Arctic water vapor increases and their radiative impacts, this moisture originally comes from the Caribbean Sea and tropical Atlantic before passing through the land surface in northeastern North America and ultimately terminating in the Arctic. This highlights the importance of accurately capturing land surface processes because they mediate the interactions between the Arctic and lower latitudes.</w:t>
      </w:r>
      <w:r w:rsidR="0062492C">
        <w:rPr>
          <w:b w:val="0"/>
          <w:bCs w:val="0"/>
        </w:rPr>
        <w:t xml:space="preserve"> </w:t>
      </w:r>
      <w:r w:rsidR="0062492C">
        <w:rPr>
          <w:b w:val="0"/>
          <w:bCs w:val="0"/>
        </w:rPr>
        <w:lastRenderedPageBreak/>
        <w:t>These results also highlight the need for caution when interpreting tagging and backtracking approaches to understanding the sources of Arctic moisture change.</w:t>
      </w:r>
    </w:p>
    <w:p w14:paraId="5C7A5B6D" w14:textId="1B2174B8" w:rsidR="004431D3" w:rsidRPr="004431D3" w:rsidRDefault="004431D3" w:rsidP="004431D3">
      <w:pPr>
        <w:pStyle w:val="Heading-Main"/>
        <w:jc w:val="both"/>
      </w:pPr>
      <w:r w:rsidRPr="004431D3">
        <w:t>Discussion</w:t>
      </w:r>
    </w:p>
    <w:p w14:paraId="5D125A29" w14:textId="065C21D1"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Moisture transport into the Arctic is dominated by the eddy transport (</w:t>
      </w:r>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m:t>
            </m:r>
          </m:sup>
        </m:sSup>
      </m:oMath>
      <w:r w:rsidRPr="004431D3">
        <w:rPr>
          <w:rFonts w:ascii="Times New Roman" w:hAnsi="Times New Roman" w:cs="Times New Roman"/>
        </w:rPr>
        <w:t xml:space="preserve">) </w:t>
      </w:r>
      <w:r w:rsidR="0062492C">
        <w:rPr>
          <w:rFonts w:ascii="Times New Roman" w:hAnsi="Times New Roman" w:cs="Times New Roman"/>
        </w:rPr>
        <w:t>as indicated by the impact of</w:t>
      </w:r>
      <w:r w:rsidRPr="004431D3">
        <w:rPr>
          <w:rFonts w:ascii="Times New Roman" w:hAnsi="Times New Roman" w:cs="Times New Roman"/>
        </w:rPr>
        <w:t xml:space="preserve"> </w:t>
      </w:r>
      <w:r w:rsidR="0062492C">
        <w:rPr>
          <w:rFonts w:ascii="Times New Roman" w:hAnsi="Times New Roman" w:cs="Times New Roman"/>
        </w:rPr>
        <w:t>ARs</w:t>
      </w:r>
      <w:r w:rsidRPr="004431D3">
        <w:rPr>
          <w:rFonts w:ascii="Times New Roman" w:hAnsi="Times New Roman" w:cs="Times New Roman"/>
        </w:rPr>
        <w:t xml:space="preserve"> from 40 to 60, over the region governed by the upward branch of the </w:t>
      </w:r>
      <w:proofErr w:type="spellStart"/>
      <w:r w:rsidRPr="004431D3">
        <w:rPr>
          <w:rFonts w:ascii="Times New Roman" w:hAnsi="Times New Roman" w:cs="Times New Roman"/>
        </w:rPr>
        <w:t>Ferrel</w:t>
      </w:r>
      <w:proofErr w:type="spellEnd"/>
      <w:r w:rsidRPr="004431D3">
        <w:rPr>
          <w:rFonts w:ascii="Times New Roman" w:hAnsi="Times New Roman" w:cs="Times New Roman"/>
        </w:rPr>
        <w:t xml:space="preserve"> Cell. However, ARs are sensitive to circulation changes that are also driven by internal variability of the climate system. This indicates a possible scenario by which internal variability interacts with anthropogenic forcing. This is </w:t>
      </w:r>
      <w:r w:rsidR="0062492C">
        <w:rPr>
          <w:rFonts w:ascii="Times New Roman" w:hAnsi="Times New Roman" w:cs="Times New Roman"/>
        </w:rPr>
        <w:t>a</w:t>
      </w:r>
      <w:r w:rsidRPr="004431D3">
        <w:rPr>
          <w:rFonts w:ascii="Times New Roman" w:hAnsi="Times New Roman" w:cs="Times New Roman"/>
        </w:rPr>
        <w:t xml:space="preserve"> mechanism that needs more attention in future model evaluations. Given that the water vapor feedback is a key component of Polar Amplification, more efforts should be spent to understand its significance.</w:t>
      </w:r>
    </w:p>
    <w:p w14:paraId="2419B083" w14:textId="3305B7DB"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w:t>
      </w:r>
      <w:r w:rsidR="0062492C">
        <w:rPr>
          <w:rFonts w:ascii="Times New Roman" w:hAnsi="Times New Roman" w:cs="Times New Roman"/>
        </w:rPr>
        <w:t>These results still need to be further reconciled with conceptual frameworks built on the importance of the tropics for determining polar moistening, as t</w:t>
      </w:r>
      <w:r w:rsidRPr="004431D3">
        <w:rPr>
          <w:rFonts w:ascii="Times New Roman" w:hAnsi="Times New Roman" w:cs="Times New Roman"/>
        </w:rPr>
        <w:t xml:space="preserve">he pole-to-equator MSE gradient concept may oversimply issues of sources and pathways of transport. For example, the upward branch of the </w:t>
      </w:r>
      <w:proofErr w:type="spellStart"/>
      <w:r w:rsidRPr="004431D3">
        <w:rPr>
          <w:rFonts w:ascii="Times New Roman" w:hAnsi="Times New Roman" w:cs="Times New Roman"/>
        </w:rPr>
        <w:t>Ferrel</w:t>
      </w:r>
      <w:proofErr w:type="spellEnd"/>
      <w:r w:rsidRPr="004431D3">
        <w:rPr>
          <w:rFonts w:ascii="Times New Roman" w:hAnsi="Times New Roman" w:cs="Times New Roman"/>
        </w:rPr>
        <w:t xml:space="preserve"> cell (around 60-70° N) may play a key role in determining </w:t>
      </w:r>
      <w:r w:rsidR="0062492C">
        <w:rPr>
          <w:rFonts w:ascii="Times New Roman" w:hAnsi="Times New Roman" w:cs="Times New Roman"/>
        </w:rPr>
        <w:t xml:space="preserve">the </w:t>
      </w:r>
      <w:r w:rsidRPr="004431D3">
        <w:rPr>
          <w:rFonts w:ascii="Times New Roman" w:hAnsi="Times New Roman" w:cs="Times New Roman"/>
        </w:rPr>
        <w:t xml:space="preserve">moistening trend in the Arctic. The large-scale zonal mean circulation cells, like the </w:t>
      </w:r>
      <w:proofErr w:type="spellStart"/>
      <w:r w:rsidRPr="004431D3">
        <w:rPr>
          <w:rFonts w:ascii="Times New Roman" w:hAnsi="Times New Roman" w:cs="Times New Roman"/>
        </w:rPr>
        <w:t>Ferrel</w:t>
      </w:r>
      <w:proofErr w:type="spellEnd"/>
      <w:r w:rsidRPr="004431D3">
        <w:rPr>
          <w:rFonts w:ascii="Times New Roman" w:hAnsi="Times New Roman" w:cs="Times New Roman"/>
        </w:rPr>
        <w:t xml:space="preserve"> cell, are likely very important for determining poleward moisture transport. However, transport along these systems show a muted response to anthropogenic forcing, suggesting that other factors, such as internal variability, are needed to understand changes over the historical record and into the future [Wills &amp; Schneider 2016]. Models tend to be biased in their representations of large-scale SST trends [Wills et al. 2022]. This is particularly evident in the negative tropical WV feedback from the iCESM1 simulations that use observed SSTs (</w:t>
      </w:r>
      <w:r w:rsidR="004E573C">
        <w:rPr>
          <w:rFonts w:ascii="Times New Roman" w:hAnsi="Times New Roman" w:cs="Times New Roman"/>
        </w:rPr>
        <w:t>Supplementary Figure 2</w:t>
      </w:r>
      <w:r w:rsidRPr="004431D3">
        <w:rPr>
          <w:rFonts w:ascii="Times New Roman" w:hAnsi="Times New Roman" w:cs="Times New Roman"/>
        </w:rPr>
        <w:t>). When comparing observed trends from the satellite record it is important to consider large biases in simulated SSTs and their influence on atmospheric circulation.</w:t>
      </w:r>
    </w:p>
    <w:p w14:paraId="08954E5C" w14:textId="77777777"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w:t>
      </w:r>
      <w:commentRangeStart w:id="29"/>
      <w:r w:rsidRPr="004431D3">
        <w:rPr>
          <w:rFonts w:ascii="Times New Roman" w:hAnsi="Times New Roman" w:cs="Times New Roman"/>
        </w:rPr>
        <w:t xml:space="preserve">Contrary to expectations, local open water and evaporation plays an insignificant role in moistening the Arctic atmosphere and the subsequent radiative impacts. Locally sourced moisture contributes to 7% of </w:t>
      </w:r>
      <w:commentRangeEnd w:id="29"/>
      <w:r w:rsidRPr="004431D3">
        <w:rPr>
          <w:rStyle w:val="CommentReference"/>
          <w:rFonts w:ascii="Times New Roman" w:hAnsi="Times New Roman" w:cs="Times New Roman"/>
        </w:rPr>
        <w:commentReference w:id="29"/>
      </w:r>
      <w:r w:rsidRPr="004431D3">
        <w:rPr>
          <w:rFonts w:ascii="Times New Roman" w:hAnsi="Times New Roman" w:cs="Times New Roman"/>
        </w:rPr>
        <w:t xml:space="preserve">total column water vapor trends and 8% of the water vapor feedback across the satellite era. Weak air-sea gradients in the Arctic limit the surface’s ability to influence the atmosphere through evaporation or latent heat fluxes during summer [Kay et al. 2011]. </w:t>
      </w:r>
    </w:p>
    <w:p w14:paraId="62EBDECF" w14:textId="3228D621"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w:t>
      </w:r>
      <w:commentRangeStart w:id="30"/>
      <w:r w:rsidRPr="004431D3">
        <w:rPr>
          <w:rFonts w:ascii="Times New Roman" w:hAnsi="Times New Roman" w:cs="Times New Roman"/>
        </w:rPr>
        <w:t xml:space="preserve">  Within region 47, moisture </w:t>
      </w:r>
      <w:r w:rsidR="004E573C">
        <w:rPr>
          <w:rFonts w:ascii="Times New Roman" w:hAnsi="Times New Roman" w:cs="Times New Roman"/>
        </w:rPr>
        <w:t>sourced from the tropical Atlantic</w:t>
      </w:r>
      <w:r w:rsidRPr="004431D3">
        <w:rPr>
          <w:rFonts w:ascii="Times New Roman" w:hAnsi="Times New Roman" w:cs="Times New Roman"/>
        </w:rPr>
        <w:t xml:space="preserve"> appears to be critical (</w:t>
      </w:r>
      <w:commentRangeStart w:id="31"/>
      <w:r w:rsidRPr="004431D3">
        <w:rPr>
          <w:rFonts w:ascii="Times New Roman" w:hAnsi="Times New Roman" w:cs="Times New Roman"/>
        </w:rPr>
        <w:t xml:space="preserve">Figure </w:t>
      </w:r>
      <w:commentRangeEnd w:id="31"/>
      <w:r w:rsidRPr="004431D3">
        <w:rPr>
          <w:rStyle w:val="CommentReference"/>
          <w:rFonts w:ascii="Times New Roman" w:hAnsi="Times New Roman" w:cs="Times New Roman"/>
        </w:rPr>
        <w:commentReference w:id="31"/>
      </w:r>
      <w:r w:rsidRPr="004431D3">
        <w:rPr>
          <w:rFonts w:ascii="Times New Roman" w:hAnsi="Times New Roman" w:cs="Times New Roman"/>
        </w:rPr>
        <w:t>6). Previous studies have emphasized the role of moisture from the ocean or the tropics in moistening the Arctic, however results from the iCSEM1 simulations suggest that land processes are equally important</w:t>
      </w:r>
      <w:r w:rsidR="004E573C">
        <w:rPr>
          <w:rFonts w:ascii="Times New Roman" w:hAnsi="Times New Roman" w:cs="Times New Roman"/>
        </w:rPr>
        <w:t xml:space="preserve"> in mediating this poleward transport</w:t>
      </w:r>
      <w:r w:rsidRPr="004431D3">
        <w:rPr>
          <w:rFonts w:ascii="Times New Roman" w:hAnsi="Times New Roman" w:cs="Times New Roman"/>
        </w:rPr>
        <w:t xml:space="preserve">, especially in boreal summer. Soil moisture trends over the satellite record show drying trends across most of the Earth, except over northeastern Canada, (Figure </w:t>
      </w:r>
      <w:r w:rsidR="004E573C">
        <w:rPr>
          <w:rFonts w:ascii="Times New Roman" w:hAnsi="Times New Roman" w:cs="Times New Roman"/>
        </w:rPr>
        <w:t>5c</w:t>
      </w:r>
      <w:r w:rsidRPr="004431D3">
        <w:rPr>
          <w:rFonts w:ascii="Times New Roman" w:hAnsi="Times New Roman" w:cs="Times New Roman"/>
        </w:rPr>
        <w:t>). Region 47 shows increasing water vapor directly above the region that likely helps to retain soil moisture, while region 41 shows drying throughout the local atmosphere and soil (</w:t>
      </w:r>
      <w:r w:rsidR="004E573C">
        <w:rPr>
          <w:rFonts w:ascii="Times New Roman" w:hAnsi="Times New Roman" w:cs="Times New Roman"/>
        </w:rPr>
        <w:t>Supplementary Figure 1</w:t>
      </w:r>
      <w:r w:rsidRPr="004431D3">
        <w:rPr>
          <w:rFonts w:ascii="Times New Roman" w:hAnsi="Times New Roman" w:cs="Times New Roman"/>
        </w:rPr>
        <w:t>).</w:t>
      </w:r>
      <w:commentRangeEnd w:id="30"/>
      <w:r w:rsidRPr="004431D3">
        <w:rPr>
          <w:rStyle w:val="CommentReference"/>
          <w:rFonts w:ascii="Times New Roman" w:hAnsi="Times New Roman" w:cs="Times New Roman"/>
        </w:rPr>
        <w:commentReference w:id="30"/>
      </w:r>
    </w:p>
    <w:p w14:paraId="0DCF9EAB" w14:textId="77777777" w:rsidR="004431D3" w:rsidRPr="004431D3" w:rsidRDefault="004431D3" w:rsidP="004431D3">
      <w:pPr>
        <w:shd w:val="clear" w:color="auto" w:fill="FFFFFF"/>
        <w:spacing w:before="240"/>
        <w:jc w:val="both"/>
        <w:rPr>
          <w:rFonts w:ascii="Times New Roman" w:hAnsi="Times New Roman" w:cs="Times New Roman"/>
        </w:rPr>
      </w:pPr>
      <w:commentRangeStart w:id="32"/>
      <w:r w:rsidRPr="004431D3">
        <w:rPr>
          <w:rFonts w:ascii="Times New Roman" w:hAnsi="Times New Roman" w:cs="Times New Roman"/>
        </w:rPr>
        <w:lastRenderedPageBreak/>
        <w:t xml:space="preserve"> </w:t>
      </w:r>
      <w:commentRangeStart w:id="33"/>
      <w:r w:rsidRPr="004431D3">
        <w:rPr>
          <w:rFonts w:ascii="Times New Roman" w:hAnsi="Times New Roman" w:cs="Times New Roman"/>
        </w:rPr>
        <w:t xml:space="preserve">   It is important to note that the CESM1 has well documented biases in clouds and precipitation. The model lacks super-cooled cloud liquid and therefore its clouds are optically thin. Meaning these clouds do not reflect as much shortwave radiation back into space or emit as much longwave radiation down to the surface [ref; </w:t>
      </w:r>
      <w:proofErr w:type="spellStart"/>
      <w:r w:rsidRPr="004431D3">
        <w:rPr>
          <w:rFonts w:ascii="Times New Roman" w:hAnsi="Times New Roman" w:cs="Times New Roman"/>
        </w:rPr>
        <w:t>McIlhattan</w:t>
      </w:r>
      <w:proofErr w:type="spellEnd"/>
      <w:r w:rsidRPr="004431D3">
        <w:rPr>
          <w:rFonts w:ascii="Times New Roman" w:hAnsi="Times New Roman" w:cs="Times New Roman"/>
        </w:rPr>
        <w:t xml:space="preserve"> et al., 2022]. Therefore, polar cloud </w:t>
      </w:r>
      <w:proofErr w:type="gramStart"/>
      <w:r w:rsidRPr="004431D3">
        <w:rPr>
          <w:rFonts w:ascii="Times New Roman" w:hAnsi="Times New Roman" w:cs="Times New Roman"/>
        </w:rPr>
        <w:t>feedbacks</w:t>
      </w:r>
      <w:proofErr w:type="gramEnd"/>
      <w:r w:rsidRPr="004431D3">
        <w:rPr>
          <w:rFonts w:ascii="Times New Roman" w:hAnsi="Times New Roman" w:cs="Times New Roman"/>
        </w:rPr>
        <w:t xml:space="preserve"> in this version of the model play a minimal role in terms of their radiative impacts [ref; </w:t>
      </w:r>
      <w:proofErr w:type="spellStart"/>
      <w:r w:rsidRPr="004431D3">
        <w:rPr>
          <w:rFonts w:ascii="Times New Roman" w:hAnsi="Times New Roman" w:cs="Times New Roman"/>
        </w:rPr>
        <w:t>Middlemas</w:t>
      </w:r>
      <w:proofErr w:type="spellEnd"/>
      <w:r w:rsidRPr="004431D3">
        <w:rPr>
          <w:rFonts w:ascii="Times New Roman" w:hAnsi="Times New Roman" w:cs="Times New Roman"/>
        </w:rPr>
        <w:t xml:space="preserve"> et al., 2020].</w:t>
      </w:r>
      <w:commentRangeEnd w:id="32"/>
      <w:r w:rsidRPr="004431D3">
        <w:rPr>
          <w:rStyle w:val="CommentReference"/>
          <w:rFonts w:ascii="Times New Roman" w:hAnsi="Times New Roman" w:cs="Times New Roman"/>
        </w:rPr>
        <w:commentReference w:id="32"/>
      </w:r>
      <w:commentRangeEnd w:id="33"/>
      <w:r w:rsidRPr="004431D3">
        <w:rPr>
          <w:rStyle w:val="CommentReference"/>
          <w:rFonts w:ascii="Times New Roman" w:hAnsi="Times New Roman" w:cs="Times New Roman"/>
        </w:rPr>
        <w:commentReference w:id="33"/>
      </w:r>
      <w:r w:rsidRPr="004431D3">
        <w:rPr>
          <w:rFonts w:ascii="Times New Roman" w:hAnsi="Times New Roman" w:cs="Times New Roman"/>
        </w:rPr>
        <w:t xml:space="preserve"> However, despite very strong agreement between the iCSEM1 and ERA5, biases in cloud processes can alter precipitation and moisture that may lead to discrepancies between the model simulations and in situ or satellite observations. </w:t>
      </w:r>
    </w:p>
    <w:p w14:paraId="7106B613" w14:textId="7113D1AF"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w:t>
      </w:r>
      <w:commentRangeStart w:id="34"/>
      <w:r w:rsidRPr="004431D3">
        <w:rPr>
          <w:rFonts w:ascii="Times New Roman" w:hAnsi="Times New Roman" w:cs="Times New Roman"/>
        </w:rPr>
        <w:t xml:space="preserve">In addition, we use both atmosphere-only or AMIP-style and </w:t>
      </w:r>
      <w:commentRangeStart w:id="35"/>
      <w:proofErr w:type="gramStart"/>
      <w:r w:rsidRPr="004431D3">
        <w:rPr>
          <w:rFonts w:ascii="Times New Roman" w:hAnsi="Times New Roman" w:cs="Times New Roman"/>
        </w:rPr>
        <w:t>fully-coupled</w:t>
      </w:r>
      <w:proofErr w:type="gramEnd"/>
      <w:r w:rsidRPr="004431D3">
        <w:rPr>
          <w:rFonts w:ascii="Times New Roman" w:hAnsi="Times New Roman" w:cs="Times New Roman"/>
        </w:rPr>
        <w:t xml:space="preserve"> approac</w:t>
      </w:r>
      <w:commentRangeEnd w:id="35"/>
      <w:r w:rsidRPr="004431D3">
        <w:rPr>
          <w:rStyle w:val="CommentReference"/>
          <w:rFonts w:ascii="Times New Roman" w:hAnsi="Times New Roman" w:cs="Times New Roman"/>
        </w:rPr>
        <w:commentReference w:id="35"/>
      </w:r>
      <w:r w:rsidRPr="004431D3">
        <w:rPr>
          <w:rFonts w:ascii="Times New Roman" w:hAnsi="Times New Roman" w:cs="Times New Roman"/>
        </w:rPr>
        <w:t>hes. Prescribing sea surface temperatures and sea ice concentrations may not accurately reflect important atmosphere-ocean-sea ice coupling processes that contribute to evaporation or stability of the lower Arctic troposphere. We see relatively large differences in the colder seasons between the atmosphere-only and fully coupled simulations during the colder seasons, when large air-sea gradients promote evaporation.</w:t>
      </w:r>
      <w:commentRangeEnd w:id="34"/>
      <w:r w:rsidRPr="004431D3">
        <w:rPr>
          <w:rStyle w:val="CommentReference"/>
          <w:rFonts w:ascii="Times New Roman" w:hAnsi="Times New Roman" w:cs="Times New Roman"/>
        </w:rPr>
        <w:commentReference w:id="34"/>
      </w:r>
      <w:r w:rsidRPr="004431D3">
        <w:rPr>
          <w:rFonts w:ascii="Times New Roman" w:hAnsi="Times New Roman" w:cs="Times New Roman"/>
        </w:rPr>
        <w:t xml:space="preserve"> However, in this study we focus on boreal summer, finding that the conclusions are not sensitive to ocean-atmosphere coupling</w:t>
      </w:r>
      <w:r w:rsidR="004E573C">
        <w:rPr>
          <w:rFonts w:ascii="Times New Roman" w:hAnsi="Times New Roman" w:cs="Times New Roman"/>
        </w:rPr>
        <w:t xml:space="preserve"> thanks to weak air-sea gradients</w:t>
      </w:r>
      <w:r w:rsidRPr="004431D3">
        <w:rPr>
          <w:rFonts w:ascii="Times New Roman" w:hAnsi="Times New Roman" w:cs="Times New Roman"/>
        </w:rPr>
        <w:t>. Future examination of the interactions between seasons is necessary, though this is outside the scope of this study.</w:t>
      </w:r>
    </w:p>
    <w:p w14:paraId="2983DA55" w14:textId="77777777" w:rsidR="004431D3" w:rsidRPr="004431D3" w:rsidRDefault="004431D3" w:rsidP="004431D3">
      <w:pPr>
        <w:pStyle w:val="Heading-Main"/>
        <w:jc w:val="both"/>
      </w:pPr>
      <w:r w:rsidRPr="004431D3">
        <w:t>5 Conclusions</w:t>
      </w:r>
    </w:p>
    <w:p w14:paraId="425BCA37" w14:textId="07014E9E"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In this study, we determine the leading sources and transport pathways driving increases in Arctic moisture and precipitation during summer. We use a novel nudging and moisture tagging approach in iCESM1 to quantify year-to-year variability and long-term trends in transport driven by observed circulation. We also quantify the contributions from ARs to moisture transport sourced </w:t>
      </w:r>
      <w:r w:rsidR="004E573C">
        <w:rPr>
          <w:rFonts w:ascii="Times New Roman" w:hAnsi="Times New Roman" w:cs="Times New Roman"/>
        </w:rPr>
        <w:t>ocean that passes through the land surface via a North American land capacitor effect</w:t>
      </w:r>
      <w:r w:rsidRPr="004431D3">
        <w:rPr>
          <w:rFonts w:ascii="Times New Roman" w:hAnsi="Times New Roman" w:cs="Times New Roman"/>
        </w:rPr>
        <w:t xml:space="preserve">. </w:t>
      </w:r>
    </w:p>
    <w:p w14:paraId="566989EE" w14:textId="77777777" w:rsidR="004431D3" w:rsidRP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The main findings in the study are:</w:t>
      </w:r>
    </w:p>
    <w:p w14:paraId="29DD4328" w14:textId="77777777" w:rsidR="004431D3" w:rsidRPr="004431D3" w:rsidRDefault="004431D3" w:rsidP="004431D3">
      <w:pPr>
        <w:pStyle w:val="ListParagraph"/>
        <w:numPr>
          <w:ilvl w:val="0"/>
          <w:numId w:val="3"/>
        </w:numPr>
        <w:shd w:val="clear" w:color="auto" w:fill="FFFFFF"/>
        <w:spacing w:before="240" w:after="200" w:line="240" w:lineRule="auto"/>
        <w:jc w:val="both"/>
        <w:rPr>
          <w:rFonts w:ascii="Times New Roman" w:hAnsi="Times New Roman" w:cs="Times New Roman"/>
        </w:rPr>
      </w:pPr>
      <w:r w:rsidRPr="004431D3">
        <w:rPr>
          <w:rFonts w:ascii="Times New Roman" w:hAnsi="Times New Roman" w:cs="Times New Roman"/>
        </w:rPr>
        <w:t xml:space="preserve">Increased moisture transport into the Arctic is associated with land sources (central Eurasia and North America) and AR events during summer determines the boreal summer water vapor feedback in the </w:t>
      </w:r>
      <w:proofErr w:type="gramStart"/>
      <w:r w:rsidRPr="004431D3">
        <w:rPr>
          <w:rFonts w:ascii="Times New Roman" w:hAnsi="Times New Roman" w:cs="Times New Roman"/>
        </w:rPr>
        <w:t>Arctic</w:t>
      </w:r>
      <w:proofErr w:type="gramEnd"/>
    </w:p>
    <w:p w14:paraId="28662B40" w14:textId="325DC9B2" w:rsidR="004431D3" w:rsidRPr="004431D3" w:rsidRDefault="004431D3" w:rsidP="004431D3">
      <w:pPr>
        <w:pStyle w:val="ListParagraph"/>
        <w:numPr>
          <w:ilvl w:val="0"/>
          <w:numId w:val="3"/>
        </w:numPr>
        <w:shd w:val="clear" w:color="auto" w:fill="FFFFFF"/>
        <w:spacing w:before="240" w:after="200" w:line="240" w:lineRule="auto"/>
        <w:jc w:val="both"/>
        <w:rPr>
          <w:rFonts w:ascii="Times New Roman" w:hAnsi="Times New Roman" w:cs="Times New Roman"/>
        </w:rPr>
      </w:pPr>
      <w:r w:rsidRPr="004431D3">
        <w:rPr>
          <w:rFonts w:ascii="Times New Roman" w:hAnsi="Times New Roman" w:cs="Times New Roman"/>
        </w:rPr>
        <w:t>Northeastern Canada (region 47) plays a leading role in this summertime Arctic WV radiative effect (22.9%)</w:t>
      </w:r>
      <w:r w:rsidR="007C0F24">
        <w:rPr>
          <w:rFonts w:ascii="Times New Roman" w:hAnsi="Times New Roman" w:cs="Times New Roman"/>
        </w:rPr>
        <w:t xml:space="preserve"> with 92% of that transport occurring in ARs.</w:t>
      </w:r>
    </w:p>
    <w:p w14:paraId="7296084B" w14:textId="77777777" w:rsidR="004431D3" w:rsidRPr="004431D3" w:rsidRDefault="004431D3" w:rsidP="004431D3">
      <w:pPr>
        <w:pStyle w:val="ListParagraph"/>
        <w:numPr>
          <w:ilvl w:val="0"/>
          <w:numId w:val="3"/>
        </w:numPr>
        <w:shd w:val="clear" w:color="auto" w:fill="FFFFFF"/>
        <w:spacing w:before="240" w:after="200" w:line="240" w:lineRule="auto"/>
        <w:jc w:val="both"/>
        <w:rPr>
          <w:rFonts w:ascii="Times New Roman" w:hAnsi="Times New Roman" w:cs="Times New Roman"/>
        </w:rPr>
      </w:pPr>
      <w:r w:rsidRPr="004431D3">
        <w:rPr>
          <w:rFonts w:ascii="Times New Roman" w:hAnsi="Times New Roman" w:cs="Times New Roman"/>
        </w:rPr>
        <w:t>Internal large-scale circulation variability has likely contributed to increased moistening and precipitation in the Arctic over the last 4 decades, and therefore could change sign in the future. Thus, future Polar Amplification may be susceptible to the future changes in the circulation and its associated moisture transport in the coming decades.</w:t>
      </w:r>
    </w:p>
    <w:p w14:paraId="00C9217B" w14:textId="1CD14502" w:rsidR="004431D3" w:rsidRPr="004431D3" w:rsidRDefault="004431D3" w:rsidP="004431D3">
      <w:pPr>
        <w:pStyle w:val="ListParagraph"/>
        <w:numPr>
          <w:ilvl w:val="0"/>
          <w:numId w:val="3"/>
        </w:numPr>
        <w:shd w:val="clear" w:color="auto" w:fill="FFFFFF"/>
        <w:spacing w:before="240" w:after="200" w:line="240" w:lineRule="auto"/>
        <w:jc w:val="both"/>
        <w:rPr>
          <w:rFonts w:ascii="Times New Roman" w:hAnsi="Times New Roman" w:cs="Times New Roman"/>
        </w:rPr>
      </w:pPr>
      <w:r w:rsidRPr="004431D3">
        <w:rPr>
          <w:rFonts w:ascii="Times New Roman" w:hAnsi="Times New Roman" w:cs="Times New Roman"/>
        </w:rPr>
        <w:t xml:space="preserve">Land processes are critical to capturing poleward moisture transport. </w:t>
      </w:r>
      <w:r w:rsidR="007C0F24">
        <w:rPr>
          <w:rFonts w:ascii="Times New Roman" w:hAnsi="Times New Roman" w:cs="Times New Roman"/>
        </w:rPr>
        <w:t>Serving as a mediator or capacitor for poleward transport.</w:t>
      </w:r>
    </w:p>
    <w:p w14:paraId="3F16254E" w14:textId="073A713D" w:rsidR="004431D3" w:rsidRPr="004431D3" w:rsidRDefault="004431D3" w:rsidP="004431D3">
      <w:pPr>
        <w:shd w:val="clear" w:color="auto" w:fill="FFFFFF"/>
        <w:spacing w:before="240"/>
        <w:jc w:val="both"/>
        <w:rPr>
          <w:rFonts w:ascii="Times New Roman" w:hAnsi="Times New Roman" w:cs="Times New Roman"/>
        </w:rPr>
      </w:pPr>
      <w:commentRangeStart w:id="36"/>
      <w:r w:rsidRPr="004431D3">
        <w:rPr>
          <w:rFonts w:ascii="Times New Roman" w:hAnsi="Times New Roman" w:cs="Times New Roman"/>
        </w:rPr>
        <w:t xml:space="preserve">    How moisture transport interacts with the much stronger moistening in the tropics and the subsequent changes in meridional moist static energy gradients, with realistic atmospheric </w:t>
      </w:r>
      <w:r w:rsidRPr="004431D3">
        <w:rPr>
          <w:rFonts w:ascii="Times New Roman" w:hAnsi="Times New Roman" w:cs="Times New Roman"/>
        </w:rPr>
        <w:lastRenderedPageBreak/>
        <w:t>circulation is still yet to be determined. It has been theorized that changes in the equator-to-pole temperature and moisture gradients could modify large-scale circulation patterns and storm tracks. It should be noted that during boreal summer these gradients are relatively small and the anthropogenically forced response from climate models induces very weak regional changes, especially in atmospheric circulation. Therefore, with th</w:t>
      </w:r>
      <w:r w:rsidR="004E573C">
        <w:rPr>
          <w:rFonts w:ascii="Times New Roman" w:hAnsi="Times New Roman" w:cs="Times New Roman"/>
        </w:rPr>
        <w:t>e impacts</w:t>
      </w:r>
      <w:r w:rsidRPr="004431D3">
        <w:rPr>
          <w:rFonts w:ascii="Times New Roman" w:hAnsi="Times New Roman" w:cs="Times New Roman"/>
        </w:rPr>
        <w:t xml:space="preserve"> of wind-driven changes for moisture transport highlighted in this study, we emphasize the importance of understanding atmospheric variability and the pattern effect – which can simultaneously drive evaporation and transport – while simultaneously modulating meridional gradients and global temperature imbalances that are the foundation for simplified feedback frameworks.</w:t>
      </w:r>
      <w:commentRangeEnd w:id="36"/>
      <w:r w:rsidRPr="004431D3">
        <w:rPr>
          <w:rStyle w:val="CommentReference"/>
          <w:rFonts w:ascii="Times New Roman" w:hAnsi="Times New Roman" w:cs="Times New Roman"/>
        </w:rPr>
        <w:commentReference w:id="36"/>
      </w:r>
    </w:p>
    <w:p w14:paraId="4FA1EEF6" w14:textId="61F7AD15" w:rsidR="004431D3" w:rsidRDefault="004431D3" w:rsidP="004431D3">
      <w:pPr>
        <w:shd w:val="clear" w:color="auto" w:fill="FFFFFF"/>
        <w:spacing w:before="240"/>
        <w:jc w:val="both"/>
        <w:rPr>
          <w:rFonts w:ascii="Times New Roman" w:hAnsi="Times New Roman" w:cs="Times New Roman"/>
        </w:rPr>
      </w:pPr>
      <w:r w:rsidRPr="004431D3">
        <w:rPr>
          <w:rFonts w:ascii="Times New Roman" w:hAnsi="Times New Roman" w:cs="Times New Roman"/>
        </w:rPr>
        <w:t xml:space="preserve">    In the future, better constraints on the interaction of </w:t>
      </w:r>
      <w:r w:rsidR="00657913">
        <w:rPr>
          <w:rFonts w:ascii="Times New Roman" w:hAnsi="Times New Roman" w:cs="Times New Roman"/>
        </w:rPr>
        <w:t xml:space="preserve">the </w:t>
      </w:r>
      <w:r w:rsidRPr="004431D3">
        <w:rPr>
          <w:rFonts w:ascii="Times New Roman" w:hAnsi="Times New Roman" w:cs="Times New Roman"/>
        </w:rPr>
        <w:t xml:space="preserve">forced response and internal variability can help us to better project changes in Arctic moisture and precipitation under increasing greenhouse gas concentrations. This understanding will also help us to better simulate the forced response in global climate models and reduce the </w:t>
      </w:r>
      <w:r w:rsidR="00A64DC2" w:rsidRPr="004431D3">
        <w:rPr>
          <w:rFonts w:ascii="Times New Roman" w:hAnsi="Times New Roman" w:cs="Times New Roman"/>
        </w:rPr>
        <w:t>uncertainty</w:t>
      </w:r>
      <w:r w:rsidRPr="004431D3">
        <w:rPr>
          <w:rFonts w:ascii="Times New Roman" w:hAnsi="Times New Roman" w:cs="Times New Roman"/>
        </w:rPr>
        <w:t xml:space="preserve"> of models’ </w:t>
      </w:r>
      <w:r w:rsidR="00A64DC2" w:rsidRPr="004431D3">
        <w:rPr>
          <w:rFonts w:ascii="Times New Roman" w:hAnsi="Times New Roman" w:cs="Times New Roman"/>
        </w:rPr>
        <w:t>climate</w:t>
      </w:r>
      <w:r w:rsidRPr="004431D3">
        <w:rPr>
          <w:rFonts w:ascii="Times New Roman" w:hAnsi="Times New Roman" w:cs="Times New Roman"/>
        </w:rPr>
        <w:t xml:space="preserve"> sensitivity due to moisture variability.</w:t>
      </w:r>
    </w:p>
    <w:p w14:paraId="7D082E91" w14:textId="50635A0A" w:rsidR="006E5482" w:rsidRDefault="006E5482" w:rsidP="006E5482">
      <w:pPr>
        <w:pStyle w:val="Heading-Main"/>
        <w:jc w:val="both"/>
      </w:pPr>
      <w:r>
        <w:t>Methods</w:t>
      </w:r>
    </w:p>
    <w:p w14:paraId="3DEF595A" w14:textId="77777777" w:rsidR="006E5482" w:rsidRPr="00B336A8" w:rsidRDefault="006E5482" w:rsidP="006E5482">
      <w:pPr>
        <w:pStyle w:val="Heading-Main"/>
        <w:jc w:val="both"/>
        <w:rPr>
          <w:b w:val="0"/>
        </w:rPr>
      </w:pPr>
      <w:r>
        <w:rPr>
          <w:b w:val="0"/>
        </w:rPr>
        <w:t>2</w:t>
      </w:r>
      <w:r w:rsidRPr="00B336A8">
        <w:rPr>
          <w:b w:val="0"/>
        </w:rPr>
        <w:t>.</w:t>
      </w:r>
      <w:r>
        <w:rPr>
          <w:b w:val="0"/>
        </w:rPr>
        <w:t>1</w:t>
      </w:r>
      <w:r w:rsidRPr="00B336A8">
        <w:rPr>
          <w:b w:val="0"/>
        </w:rPr>
        <w:t xml:space="preserve"> Nudged, water isotope enabled CESM1 </w:t>
      </w:r>
      <w:proofErr w:type="gramStart"/>
      <w:r w:rsidRPr="00B336A8">
        <w:rPr>
          <w:b w:val="0"/>
        </w:rPr>
        <w:t>simulations</w:t>
      </w:r>
      <w:proofErr w:type="gramEnd"/>
    </w:p>
    <w:p w14:paraId="2243A218" w14:textId="77777777" w:rsidR="006E5482" w:rsidRPr="00B336A8" w:rsidRDefault="006E5482" w:rsidP="006E5482">
      <w:pPr>
        <w:pStyle w:val="Heading-Main"/>
        <w:jc w:val="both"/>
        <w:rPr>
          <w:b w:val="0"/>
        </w:rPr>
      </w:pPr>
      <w:r w:rsidRPr="00B336A8">
        <w:rPr>
          <w:b w:val="0"/>
        </w:rPr>
        <w:t xml:space="preserve">    We use the isotope-enabled Community Earth System Model version 1 (iCESM1). iCESM1 uses as its base the CESM1.2, which has the Community Atmosphere Model version 5.3 [CAM5.3; Neale et al., 2010], Community Land Model version 4 [CLM4; Oleson et al., 2010], </w:t>
      </w:r>
      <w:proofErr w:type="spellStart"/>
      <w:r w:rsidRPr="00B336A8">
        <w:rPr>
          <w:b w:val="0"/>
        </w:rPr>
        <w:t>Parellel</w:t>
      </w:r>
      <w:proofErr w:type="spellEnd"/>
      <w:r w:rsidRPr="00B336A8">
        <w:rPr>
          <w:b w:val="0"/>
        </w:rPr>
        <w:t xml:space="preserve"> Ocean Program version 2 [POP2; Smith et al., 2010], and Los Alamos Sea Ice Model version 4 [CICE4; </w:t>
      </w:r>
      <w:proofErr w:type="spellStart"/>
      <w:r w:rsidRPr="00B336A8">
        <w:rPr>
          <w:b w:val="0"/>
        </w:rPr>
        <w:t>Hunke</w:t>
      </w:r>
      <w:proofErr w:type="spellEnd"/>
      <w:r w:rsidRPr="00B336A8">
        <w:rPr>
          <w:b w:val="0"/>
        </w:rPr>
        <w:t>, 2010]. The atmosphere and land components have the nominal 1°</w:t>
      </w:r>
      <w:r>
        <w:rPr>
          <w:b w:val="0"/>
        </w:rPr>
        <w:t xml:space="preserve"> </w:t>
      </w:r>
      <w:r w:rsidRPr="00B336A8">
        <w:rPr>
          <w:b w:val="0"/>
        </w:rPr>
        <w:t>(</w:t>
      </w:r>
      <w:r>
        <w:rPr>
          <w:b w:val="0"/>
        </w:rPr>
        <w:t>0</w:t>
      </w:r>
      <w:r w:rsidRPr="00B336A8">
        <w:rPr>
          <w:b w:val="0"/>
        </w:rPr>
        <w:t>.9° x </w:t>
      </w:r>
      <w:r>
        <w:rPr>
          <w:b w:val="0"/>
        </w:rPr>
        <w:t>1</w:t>
      </w:r>
      <w:r w:rsidRPr="00B336A8">
        <w:rPr>
          <w:b w:val="0"/>
        </w:rPr>
        <w:t>.5° finite volume grid)</w:t>
      </w:r>
      <w:r>
        <w:rPr>
          <w:b w:val="0"/>
        </w:rPr>
        <w:t xml:space="preserve"> </w:t>
      </w:r>
      <w:r w:rsidRPr="00B336A8">
        <w:rPr>
          <w:b w:val="0"/>
        </w:rPr>
        <w:t xml:space="preserve">and 2° (1.9° x 2.5° finite volume grid) resolution and finite-volume dynamical core (CESM1-FV2). </w:t>
      </w:r>
      <w:r>
        <w:rPr>
          <w:b w:val="0"/>
        </w:rPr>
        <w:t xml:space="preserve">Previously, iCESM1 has only been run with the nominal </w:t>
      </w:r>
      <w:r w:rsidRPr="00B336A8">
        <w:rPr>
          <w:b w:val="0"/>
        </w:rPr>
        <w:t>2°</w:t>
      </w:r>
      <w:r>
        <w:rPr>
          <w:b w:val="0"/>
        </w:rPr>
        <w:t xml:space="preserve"> resolution grid, therefore we examine both to gauge the impacts of horizontal resolution on moisture transport and precipitation. Granted in the future, higher resolutions with regional-refinement or global cloud resolving models would be more ideal to address issues of resolution. </w:t>
      </w:r>
      <w:r w:rsidRPr="00B336A8">
        <w:rPr>
          <w:b w:val="0"/>
        </w:rPr>
        <w:t>CAM5.3 has 30 active atmospheric levels in hybrid-sigma coordinates. POP2 and CICE4 are on the nominal 1° resolution grid with a displaced poles over Greenland and Antarctica. In these experiments we run the model with prescribed monthly sea surface temperatures and sea ice concentrations taken from ERA5</w:t>
      </w:r>
      <w:r>
        <w:rPr>
          <w:b w:val="0"/>
        </w:rPr>
        <w:t xml:space="preserve"> that are remapped to the iCESM1 ocean model grid</w:t>
      </w:r>
      <w:r w:rsidRPr="00B336A8">
        <w:rPr>
          <w:b w:val="0"/>
        </w:rPr>
        <w:t xml:space="preserve">. </w:t>
      </w:r>
    </w:p>
    <w:p w14:paraId="17AE48BD" w14:textId="77777777" w:rsidR="006E5482" w:rsidRPr="00B336A8" w:rsidRDefault="006E5482" w:rsidP="006E5482">
      <w:pPr>
        <w:pStyle w:val="Heading-Main"/>
        <w:jc w:val="both"/>
        <w:rPr>
          <w:b w:val="0"/>
        </w:rPr>
      </w:pPr>
      <w:r>
        <w:rPr>
          <w:b w:val="0"/>
        </w:rPr>
        <w:t>2</w:t>
      </w:r>
      <w:r w:rsidRPr="00B336A8">
        <w:rPr>
          <w:b w:val="0"/>
        </w:rPr>
        <w:t>.</w:t>
      </w:r>
      <w:r>
        <w:rPr>
          <w:b w:val="0"/>
        </w:rPr>
        <w:t>2</w:t>
      </w:r>
      <w:r w:rsidRPr="00B336A8">
        <w:rPr>
          <w:b w:val="0"/>
        </w:rPr>
        <w:t xml:space="preserve"> Experiment Design</w:t>
      </w:r>
    </w:p>
    <w:p w14:paraId="14294238" w14:textId="77777777" w:rsidR="006E5482" w:rsidRPr="00B336A8" w:rsidRDefault="006E5482" w:rsidP="006E5482">
      <w:pPr>
        <w:pStyle w:val="Heading-Main"/>
        <w:ind w:firstLine="240"/>
        <w:jc w:val="both"/>
        <w:rPr>
          <w:b w:val="0"/>
        </w:rPr>
      </w:pPr>
      <w:r w:rsidRPr="00B336A8">
        <w:rPr>
          <w:b w:val="0"/>
        </w:rPr>
        <w:t xml:space="preserve">iCESM1 uses numerical water tracers [Nusbaumer et al. 2017] to follow movement and phase changes beginning from evaporation, when moisture is tagged based on its region, to when it is precipitated out of the atmosphere. The model is nudged to ERA5 horizontal winds (u, v), temperature, and specific humidity in the lowest model level nearest the surface. </w:t>
      </w:r>
      <w:r>
        <w:rPr>
          <w:b w:val="0"/>
        </w:rPr>
        <w:t xml:space="preserve">A number of sensitivity experiments are </w:t>
      </w:r>
      <w:proofErr w:type="gramStart"/>
      <w:r>
        <w:rPr>
          <w:b w:val="0"/>
        </w:rPr>
        <w:t>conducted</w:t>
      </w:r>
      <w:proofErr w:type="gramEnd"/>
      <w:r>
        <w:rPr>
          <w:b w:val="0"/>
        </w:rPr>
        <w:t xml:space="preserve"> and </w:t>
      </w:r>
      <w:commentRangeStart w:id="37"/>
      <w:r>
        <w:rPr>
          <w:b w:val="0"/>
        </w:rPr>
        <w:t>the nudging simulation does not appear to be sensitive to whether observed specific humidity is constrained at the lowest model level</w:t>
      </w:r>
      <w:commentRangeEnd w:id="37"/>
      <w:r>
        <w:rPr>
          <w:rStyle w:val="CommentReference"/>
          <w:rFonts w:eastAsia="Calibri"/>
          <w:b w:val="0"/>
          <w:bCs w:val="0"/>
          <w:kern w:val="0"/>
        </w:rPr>
        <w:commentReference w:id="37"/>
      </w:r>
      <w:r>
        <w:rPr>
          <w:b w:val="0"/>
        </w:rPr>
        <w:t xml:space="preserve">. </w:t>
      </w:r>
      <w:r w:rsidRPr="00B336A8">
        <w:rPr>
          <w:b w:val="0"/>
        </w:rPr>
        <w:t xml:space="preserve">Sea surface temperatures and sea ice concentration from ERA5 are prescribed. Greenhouse gas concentrations are fixed at year 2000 levels, so as not to double count the effects from greenhouse gas driven </w:t>
      </w:r>
      <w:r w:rsidRPr="00B336A8">
        <w:rPr>
          <w:b w:val="0"/>
        </w:rPr>
        <w:lastRenderedPageBreak/>
        <w:t>warming</w:t>
      </w:r>
      <w:r>
        <w:rPr>
          <w:b w:val="0"/>
        </w:rPr>
        <w:t xml:space="preserve"> and thereby introduce artificial heating</w:t>
      </w:r>
      <w:r w:rsidRPr="00B336A8">
        <w:rPr>
          <w:b w:val="0"/>
        </w:rPr>
        <w:t>.</w:t>
      </w:r>
      <w:r>
        <w:rPr>
          <w:b w:val="0"/>
        </w:rPr>
        <w:t xml:space="preserve"> The goal of setting the model in this manner is to replay observed atmospheric conditions (derived </w:t>
      </w:r>
      <w:proofErr w:type="gramStart"/>
      <w:r>
        <w:rPr>
          <w:b w:val="0"/>
        </w:rPr>
        <w:t>from  ERA</w:t>
      </w:r>
      <w:proofErr w:type="gramEnd"/>
      <w:r>
        <w:rPr>
          <w:b w:val="0"/>
        </w:rPr>
        <w:t xml:space="preserve">5 ) in iCESM1 so that the simulated hydrological cycle (i.e., evaporation, transport, precipitation) can be decomposed into its observed sources and pathways.  </w:t>
      </w:r>
    </w:p>
    <w:p w14:paraId="0DDE23BB" w14:textId="77777777" w:rsidR="006E5482" w:rsidRDefault="006E5482" w:rsidP="006E5482">
      <w:pPr>
        <w:pStyle w:val="Heading-Main"/>
        <w:ind w:firstLine="240"/>
        <w:jc w:val="both"/>
        <w:rPr>
          <w:b w:val="0"/>
        </w:rPr>
      </w:pPr>
      <w:r w:rsidRPr="00B336A8">
        <w:rPr>
          <w:b w:val="0"/>
        </w:rPr>
        <w:t xml:space="preserve">We construct </w:t>
      </w:r>
      <w:r>
        <w:rPr>
          <w:b w:val="0"/>
        </w:rPr>
        <w:t xml:space="preserve">54 evenly dispersed regions (in terms of latitude and longitude, rather than area) around the globe without consideration for land or ocean surfaces. A second simulation is conducted with </w:t>
      </w:r>
      <w:r w:rsidRPr="00B336A8">
        <w:rPr>
          <w:b w:val="0"/>
        </w:rPr>
        <w:t>7 regions for which these tracers are tagged. Two regions consist of land from North America and Eurasia, separately. The other regions include the North Pacific, Subtropical</w:t>
      </w:r>
      <w:r>
        <w:rPr>
          <w:b w:val="0"/>
        </w:rPr>
        <w:t xml:space="preserve"> </w:t>
      </w:r>
      <w:r w:rsidRPr="007D226D">
        <w:rPr>
          <w:b w:val="0"/>
        </w:rPr>
        <w:t>North Pacific, North Atlantic, Subtropical North Atlantic, and a local region over the Arctic Ocean. Everything south of 20 N is not explicitly tagged but can be considered its own regional tag.</w:t>
      </w:r>
      <w:r>
        <w:rPr>
          <w:b w:val="0"/>
        </w:rPr>
        <w:t xml:space="preserve"> We focus on our analysis on the simulations using the 54 </w:t>
      </w:r>
      <w:commentRangeStart w:id="38"/>
      <w:r>
        <w:rPr>
          <w:b w:val="0"/>
        </w:rPr>
        <w:t>regions</w:t>
      </w:r>
      <w:commentRangeEnd w:id="38"/>
      <w:r>
        <w:rPr>
          <w:rStyle w:val="CommentReference"/>
          <w:rFonts w:eastAsia="Calibri"/>
          <w:b w:val="0"/>
          <w:bCs w:val="0"/>
          <w:kern w:val="0"/>
        </w:rPr>
        <w:commentReference w:id="38"/>
      </w:r>
      <w:r>
        <w:rPr>
          <w:b w:val="0"/>
        </w:rPr>
        <w:t xml:space="preserve">. </w:t>
      </w:r>
      <w:r w:rsidRPr="0025098B">
        <w:rPr>
          <w:b w:val="0"/>
        </w:rPr>
        <w:t>To ensure that these runs correctly simulate the</w:t>
      </w:r>
      <w:r w:rsidRPr="00F25F83">
        <w:rPr>
          <w:b w:val="0"/>
        </w:rPr>
        <w:t xml:space="preserve"> climatological patterns of humidity and rainfall</w:t>
      </w:r>
      <w:r w:rsidRPr="0025098B">
        <w:rPr>
          <w:b w:val="0"/>
        </w:rPr>
        <w:t>, we check the annual cycles in the iCESM1 simulations against reanalysis</w:t>
      </w:r>
      <w:r>
        <w:rPr>
          <w:b w:val="0"/>
        </w:rPr>
        <w:t>, finding that the two products agree and the results from the iCESM1 simulations are representative of the changes over the satellite era (Supplementary Figure)</w:t>
      </w:r>
      <w:r w:rsidRPr="0025098B">
        <w:rPr>
          <w:b w:val="0"/>
        </w:rPr>
        <w:t>.</w:t>
      </w:r>
    </w:p>
    <w:p w14:paraId="57A9591B" w14:textId="344BDFF8" w:rsidR="0078700C" w:rsidRPr="0078700C" w:rsidRDefault="0078700C" w:rsidP="0078700C">
      <w:pPr>
        <w:pStyle w:val="Heading-Main"/>
        <w:jc w:val="both"/>
        <w:rPr>
          <w:b w:val="0"/>
          <w:bCs w:val="0"/>
        </w:rPr>
      </w:pPr>
      <w:r w:rsidRPr="004431D3">
        <w:rPr>
          <w:b w:val="0"/>
          <w:bCs w:val="0"/>
        </w:rPr>
        <w:t xml:space="preserve">    Since the 54 tagging regions are evenly distributed based on latitude and longitude, they have much larger areas closer to the equator. Therefore, we scale each region by its total area, giving weighting to the smaller, high latitude regions. This shifts relative contributions to regions that are closer to or within our target region in the Arctic. </w:t>
      </w:r>
    </w:p>
    <w:p w14:paraId="1E0D780E" w14:textId="77777777" w:rsidR="006E5482" w:rsidRPr="0011249B" w:rsidRDefault="006E5482" w:rsidP="006E5482">
      <w:pPr>
        <w:pStyle w:val="Heading-Main"/>
        <w:jc w:val="both"/>
        <w:rPr>
          <w:b w:val="0"/>
          <w:bCs w:val="0"/>
        </w:rPr>
      </w:pPr>
      <w:r w:rsidRPr="0011249B">
        <w:rPr>
          <w:b w:val="0"/>
          <w:bCs w:val="0"/>
        </w:rPr>
        <w:t>3.1 Reanalysis</w:t>
      </w:r>
    </w:p>
    <w:p w14:paraId="05C370A1" w14:textId="77777777" w:rsidR="006E5482" w:rsidRDefault="006E5482" w:rsidP="006E5482">
      <w:pPr>
        <w:pStyle w:val="Heading-Main"/>
        <w:ind w:firstLine="240"/>
        <w:jc w:val="both"/>
        <w:rPr>
          <w:b w:val="0"/>
          <w:bCs w:val="0"/>
        </w:rPr>
      </w:pPr>
      <w:r w:rsidRPr="0011249B">
        <w:rPr>
          <w:b w:val="0"/>
          <w:bCs w:val="0"/>
        </w:rPr>
        <w:t>Gridded winds (</w:t>
      </w:r>
      <w:proofErr w:type="spellStart"/>
      <w:proofErr w:type="gramStart"/>
      <w:r w:rsidRPr="0011249B">
        <w:rPr>
          <w:b w:val="0"/>
          <w:bCs w:val="0"/>
        </w:rPr>
        <w:t>u,v</w:t>
      </w:r>
      <w:proofErr w:type="spellEnd"/>
      <w:proofErr w:type="gramEnd"/>
      <w:r w:rsidRPr="0011249B">
        <w:rPr>
          <w:b w:val="0"/>
          <w:bCs w:val="0"/>
        </w:rPr>
        <w:t>), temperature, precipitation rate, and specific/relative humidity from the ERA5 atmospheric reanalysis are used to derive year-to-year variability and trends in the Arctic hydrological cycle over the satellite era (1979-</w:t>
      </w:r>
      <w:r>
        <w:rPr>
          <w:b w:val="0"/>
          <w:bCs w:val="0"/>
        </w:rPr>
        <w:t>2022</w:t>
      </w:r>
      <w:r w:rsidRPr="0011249B">
        <w:rPr>
          <w:b w:val="0"/>
          <w:bCs w:val="0"/>
        </w:rPr>
        <w:t>) [ref].</w:t>
      </w:r>
      <w:r>
        <w:rPr>
          <w:b w:val="0"/>
          <w:bCs w:val="0"/>
        </w:rPr>
        <w:t xml:space="preserve"> ERA5 has been shown to capture precipitation relatively well in the Arctic region compared with other major reanalysis products [ref; Graham et al. 2019; Wang et al. 2019; Barrett et al 2020]. We focus on total column-integrated water vapor (TMQ) as vertically integrated total specific humidity at each grid cell and integrated vapor transport (IVT) to evaluate changes in moisture and transport, respectively.</w:t>
      </w:r>
    </w:p>
    <w:p w14:paraId="35C4852A" w14:textId="77777777" w:rsidR="006E5482" w:rsidRDefault="006E5482" w:rsidP="006E5482">
      <w:pPr>
        <w:pStyle w:val="Heading-Main"/>
        <w:jc w:val="both"/>
        <w:rPr>
          <w:b w:val="0"/>
          <w:bCs w:val="0"/>
        </w:rPr>
      </w:pPr>
      <w:r>
        <w:rPr>
          <w:b w:val="0"/>
          <w:bCs w:val="0"/>
        </w:rPr>
        <w:t>3.3 Models</w:t>
      </w:r>
    </w:p>
    <w:p w14:paraId="4F356A55" w14:textId="292EA929" w:rsidR="006E5482" w:rsidRDefault="006E5482" w:rsidP="006E5482">
      <w:pPr>
        <w:pStyle w:val="Heading-Main"/>
        <w:jc w:val="both"/>
        <w:rPr>
          <w:b w:val="0"/>
          <w:bCs w:val="0"/>
        </w:rPr>
      </w:pPr>
      <w:r w:rsidRPr="00F25F83">
        <w:rPr>
          <w:b w:val="0"/>
          <w:bCs w:val="0"/>
        </w:rPr>
        <w:t xml:space="preserve">    </w:t>
      </w:r>
      <w:r>
        <w:rPr>
          <w:b w:val="0"/>
          <w:bCs w:val="0"/>
        </w:rPr>
        <w:t xml:space="preserve">To evaluate the differences of using the model’s inherent circulation and quantify the role of anthropogenic forcing (which we do not directly quantify in the nudged iCESM1 simulations), we examine a suite of available output from CESM1 and CESM2 simulations. </w:t>
      </w:r>
      <w:r w:rsidR="006D6FDE">
        <w:rPr>
          <w:b w:val="0"/>
          <w:bCs w:val="0"/>
        </w:rPr>
        <w:t xml:space="preserve">We first use CESM1-GOGA as a comparison with the </w:t>
      </w:r>
      <w:proofErr w:type="gramStart"/>
      <w:r w:rsidR="006D6FDE">
        <w:rPr>
          <w:b w:val="0"/>
          <w:bCs w:val="0"/>
        </w:rPr>
        <w:t>fully-coupled</w:t>
      </w:r>
      <w:proofErr w:type="gramEnd"/>
      <w:r w:rsidR="006D6FDE">
        <w:rPr>
          <w:b w:val="0"/>
          <w:bCs w:val="0"/>
        </w:rPr>
        <w:t xml:space="preserve"> and AMIP-style tagging simulations to verify that there small differences between the iCESM1 configurations. </w:t>
      </w:r>
    </w:p>
    <w:p w14:paraId="4F3D230F" w14:textId="77777777" w:rsidR="006E5482" w:rsidRDefault="006E5482" w:rsidP="006E5482">
      <w:pPr>
        <w:pStyle w:val="Heading-Main"/>
        <w:jc w:val="both"/>
        <w:rPr>
          <w:b w:val="0"/>
          <w:bCs w:val="0"/>
        </w:rPr>
      </w:pPr>
      <w:r>
        <w:rPr>
          <w:b w:val="0"/>
          <w:bCs w:val="0"/>
        </w:rPr>
        <w:t>3.2 Radiative feedback analysis</w:t>
      </w:r>
    </w:p>
    <w:p w14:paraId="3EEEB954" w14:textId="77777777" w:rsidR="00541845" w:rsidRDefault="006E5482" w:rsidP="006E5482">
      <w:pPr>
        <w:pStyle w:val="Heading-Main"/>
        <w:jc w:val="both"/>
        <w:rPr>
          <w:ins w:id="39" w:author="Ian Baxter" w:date="2024-02-15T13:32:00Z"/>
          <w:b w:val="0"/>
          <w:bCs w:val="0"/>
        </w:rPr>
      </w:pPr>
      <w:r>
        <w:rPr>
          <w:b w:val="0"/>
          <w:bCs w:val="0"/>
        </w:rPr>
        <w:t xml:space="preserve">    To better understand how increasing Arctic moisture contributes to a change in </w:t>
      </w:r>
      <w:proofErr w:type="spellStart"/>
      <w:r>
        <w:rPr>
          <w:b w:val="0"/>
          <w:bCs w:val="0"/>
        </w:rPr>
        <w:t>radaitve</w:t>
      </w:r>
      <w:proofErr w:type="spellEnd"/>
      <w:r>
        <w:rPr>
          <w:b w:val="0"/>
          <w:bCs w:val="0"/>
        </w:rPr>
        <w:t xml:space="preserve"> forcing, we follow the classical radiative kernel approach using the ERA5 and CAM5 surface, all-sky radiative kernels from Huang and Huang (2023) and Pendergrass et al. (2018), respectively. The moisture kernel quantifies the radiative response to the moistening caused by 1 K warming, assuming constant relative humidity. The water vapor feedback is integrated through the tropospheric column (below ~300 </w:t>
      </w:r>
      <w:proofErr w:type="spellStart"/>
      <w:r>
        <w:rPr>
          <w:b w:val="0"/>
          <w:bCs w:val="0"/>
        </w:rPr>
        <w:t>hPa</w:t>
      </w:r>
      <w:proofErr w:type="spellEnd"/>
      <w:proofErr w:type="gramStart"/>
      <w:r>
        <w:rPr>
          <w:b w:val="0"/>
          <w:bCs w:val="0"/>
        </w:rPr>
        <w:t>)</w:t>
      </w:r>
      <w:proofErr w:type="gramEnd"/>
      <w:r>
        <w:rPr>
          <w:b w:val="0"/>
          <w:bCs w:val="0"/>
        </w:rPr>
        <w:t xml:space="preserve"> and we use the local feedback, which considers the surface </w:t>
      </w:r>
      <w:r>
        <w:rPr>
          <w:b w:val="0"/>
          <w:bCs w:val="0"/>
        </w:rPr>
        <w:lastRenderedPageBreak/>
        <w:t>temperature response at each latitude or an area-weighted average over the Arctic region (70-90</w:t>
      </w:r>
      <w:r>
        <w:sym w:font="Symbol" w:char="F0B0"/>
      </w:r>
      <w:r>
        <w:t xml:space="preserve"> </w:t>
      </w:r>
      <w:r>
        <w:rPr>
          <w:b w:val="0"/>
          <w:bCs w:val="0"/>
        </w:rPr>
        <w:t xml:space="preserve">N). The contribution of each moisture source region to the Arctic water vapor feedback is computed by subtracting the water vapor tagged from each region individually from the total water vapor at each level and </w:t>
      </w:r>
      <w:proofErr w:type="spellStart"/>
      <w:r>
        <w:rPr>
          <w:b w:val="0"/>
          <w:bCs w:val="0"/>
        </w:rPr>
        <w:t>gridpoint</w:t>
      </w:r>
      <w:proofErr w:type="spellEnd"/>
      <w:r>
        <w:rPr>
          <w:b w:val="0"/>
          <w:bCs w:val="0"/>
        </w:rPr>
        <w:t xml:space="preserve"> then computing the feedback parameter. All analysis focuses on</w:t>
      </w:r>
      <w:r w:rsidR="000A68D0">
        <w:rPr>
          <w:b w:val="0"/>
          <w:bCs w:val="0"/>
        </w:rPr>
        <w:t xml:space="preserve"> </w:t>
      </w:r>
      <w:r>
        <w:rPr>
          <w:b w:val="0"/>
          <w:bCs w:val="0"/>
        </w:rPr>
        <w:t>June-July-August (JJA) means to examine the summertime Arctic water vapor feedback and its associated moisture transport</w:t>
      </w:r>
      <w:del w:id="40" w:author="Ian Baxter" w:date="2024-02-15T13:32:00Z">
        <w:r w:rsidDel="00541845">
          <w:rPr>
            <w:b w:val="0"/>
            <w:bCs w:val="0"/>
          </w:rPr>
          <w:delText>.</w:delText>
        </w:r>
      </w:del>
      <w:ins w:id="41" w:author="Ian Baxter" w:date="2024-02-15T13:32:00Z">
        <w:r w:rsidR="00541845">
          <w:rPr>
            <w:b w:val="0"/>
            <w:bCs w:val="0"/>
          </w:rPr>
          <w:t>.</w:t>
        </w:r>
      </w:ins>
    </w:p>
    <w:p w14:paraId="7F045616" w14:textId="77777777" w:rsidR="00541845" w:rsidRPr="00541845" w:rsidRDefault="00541845" w:rsidP="00541845">
      <w:pPr>
        <w:pStyle w:val="Bibliography"/>
        <w:rPr>
          <w:ins w:id="42" w:author="Ian Baxter" w:date="2024-02-15T13:33:00Z"/>
          <w:rFonts w:ascii="Times New Roman" w:hAnsi="Times New Roman" w:cs="Times New Roman"/>
          <w:b/>
          <w:bCs/>
          <w:rPrChange w:id="43" w:author="Ian Baxter" w:date="2024-02-15T13:34:00Z">
            <w:rPr>
              <w:ins w:id="44" w:author="Ian Baxter" w:date="2024-02-15T13:33:00Z"/>
            </w:rPr>
          </w:rPrChange>
        </w:rPr>
      </w:pPr>
      <w:ins w:id="45" w:author="Ian Baxter" w:date="2024-02-15T13:32:00Z">
        <w:r w:rsidRPr="00541845">
          <w:rPr>
            <w:rFonts w:ascii="Times New Roman" w:hAnsi="Times New Roman" w:cs="Times New Roman"/>
            <w:b/>
            <w:bCs/>
            <w:rPrChange w:id="46" w:author="Ian Baxter" w:date="2024-02-15T13:34:00Z">
              <w:rPr/>
            </w:rPrChange>
          </w:rPr>
          <w:t>References</w:t>
        </w:r>
      </w:ins>
    </w:p>
    <w:p w14:paraId="6D8CDC4B" w14:textId="77777777" w:rsidR="00D41763" w:rsidRPr="00D41763" w:rsidRDefault="00541845" w:rsidP="00D41763">
      <w:pPr>
        <w:pStyle w:val="Bibliography"/>
        <w:rPr>
          <w:rFonts w:ascii="Times New Roman" w:hAnsi="Times New Roman" w:cs="Times New Roman"/>
        </w:rPr>
      </w:pPr>
      <w:r w:rsidRPr="00541845">
        <w:fldChar w:fldCharType="begin"/>
      </w:r>
      <w:r w:rsidRPr="00541845">
        <w:instrText xml:space="preserve"> ADDIN ZOTERO_BIBL {"uncited":[],"omitted":[],"custom":[]} CSL_BIBLIOGRAPHY </w:instrText>
      </w:r>
      <w:r w:rsidRPr="00541845">
        <w:fldChar w:fldCharType="separate"/>
      </w:r>
      <w:r w:rsidR="00D41763" w:rsidRPr="00D41763">
        <w:rPr>
          <w:rFonts w:ascii="Times New Roman" w:hAnsi="Times New Roman" w:cs="Times New Roman"/>
        </w:rPr>
        <w:t>1.</w:t>
      </w:r>
      <w:r w:rsidR="00D41763" w:rsidRPr="00D41763">
        <w:rPr>
          <w:rFonts w:ascii="Times New Roman" w:hAnsi="Times New Roman" w:cs="Times New Roman"/>
        </w:rPr>
        <w:tab/>
        <w:t xml:space="preserve">Serreze, M. C. &amp; Francis, J. A. The Arctic Amplification Debate. </w:t>
      </w:r>
      <w:proofErr w:type="spellStart"/>
      <w:r w:rsidR="00D41763" w:rsidRPr="00D41763">
        <w:rPr>
          <w:rFonts w:ascii="Times New Roman" w:hAnsi="Times New Roman" w:cs="Times New Roman"/>
          <w:i/>
          <w:iCs/>
        </w:rPr>
        <w:t>Clim</w:t>
      </w:r>
      <w:proofErr w:type="spellEnd"/>
      <w:r w:rsidR="00D41763" w:rsidRPr="00D41763">
        <w:rPr>
          <w:rFonts w:ascii="Times New Roman" w:hAnsi="Times New Roman" w:cs="Times New Roman"/>
          <w:i/>
          <w:iCs/>
        </w:rPr>
        <w:t>. Change</w:t>
      </w:r>
      <w:r w:rsidR="00D41763" w:rsidRPr="00D41763">
        <w:rPr>
          <w:rFonts w:ascii="Times New Roman" w:hAnsi="Times New Roman" w:cs="Times New Roman"/>
        </w:rPr>
        <w:t xml:space="preserve"> </w:t>
      </w:r>
      <w:r w:rsidR="00D41763" w:rsidRPr="00D41763">
        <w:rPr>
          <w:rFonts w:ascii="Times New Roman" w:hAnsi="Times New Roman" w:cs="Times New Roman"/>
          <w:b/>
          <w:bCs/>
        </w:rPr>
        <w:t>76</w:t>
      </w:r>
      <w:r w:rsidR="00D41763" w:rsidRPr="00D41763">
        <w:rPr>
          <w:rFonts w:ascii="Times New Roman" w:hAnsi="Times New Roman" w:cs="Times New Roman"/>
        </w:rPr>
        <w:t>, 241–264 (2006).</w:t>
      </w:r>
    </w:p>
    <w:p w14:paraId="4FEC112C"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2.</w:t>
      </w:r>
      <w:r w:rsidRPr="00D41763">
        <w:rPr>
          <w:rFonts w:ascii="Times New Roman" w:hAnsi="Times New Roman" w:cs="Times New Roman"/>
        </w:rPr>
        <w:tab/>
        <w:t xml:space="preserve">Screen, J. A. &amp; Simmonds, I. The central role of diminishing sea ice in recent Arctic temperature amplification. </w:t>
      </w:r>
      <w:r w:rsidRPr="00D41763">
        <w:rPr>
          <w:rFonts w:ascii="Times New Roman" w:hAnsi="Times New Roman" w:cs="Times New Roman"/>
          <w:i/>
          <w:iCs/>
        </w:rPr>
        <w:t>Nature</w:t>
      </w:r>
      <w:r w:rsidRPr="00D41763">
        <w:rPr>
          <w:rFonts w:ascii="Times New Roman" w:hAnsi="Times New Roman" w:cs="Times New Roman"/>
        </w:rPr>
        <w:t xml:space="preserve"> </w:t>
      </w:r>
      <w:r w:rsidRPr="00D41763">
        <w:rPr>
          <w:rFonts w:ascii="Times New Roman" w:hAnsi="Times New Roman" w:cs="Times New Roman"/>
          <w:b/>
          <w:bCs/>
        </w:rPr>
        <w:t>464</w:t>
      </w:r>
      <w:r w:rsidRPr="00D41763">
        <w:rPr>
          <w:rFonts w:ascii="Times New Roman" w:hAnsi="Times New Roman" w:cs="Times New Roman"/>
        </w:rPr>
        <w:t>, 1334–1337 (2010).</w:t>
      </w:r>
    </w:p>
    <w:p w14:paraId="2E5B9C6D"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3.</w:t>
      </w:r>
      <w:r w:rsidRPr="00D41763">
        <w:rPr>
          <w:rFonts w:ascii="Times New Roman" w:hAnsi="Times New Roman" w:cs="Times New Roman"/>
        </w:rPr>
        <w:tab/>
      </w:r>
      <w:proofErr w:type="spellStart"/>
      <w:r w:rsidRPr="00D41763">
        <w:rPr>
          <w:rFonts w:ascii="Times New Roman" w:hAnsi="Times New Roman" w:cs="Times New Roman"/>
        </w:rPr>
        <w:t>Topál</w:t>
      </w:r>
      <w:proofErr w:type="spellEnd"/>
      <w:r w:rsidRPr="00D41763">
        <w:rPr>
          <w:rFonts w:ascii="Times New Roman" w:hAnsi="Times New Roman" w:cs="Times New Roman"/>
        </w:rPr>
        <w:t xml:space="preserve">, D. &amp; Ding, Q. Atmospheric circulation-constrained model sensitivity recalibrates Arctic climate projections. </w:t>
      </w:r>
      <w:r w:rsidRPr="00D41763">
        <w:rPr>
          <w:rFonts w:ascii="Times New Roman" w:hAnsi="Times New Roman" w:cs="Times New Roman"/>
          <w:i/>
          <w:iCs/>
        </w:rPr>
        <w:t xml:space="preserve">Nat. </w:t>
      </w:r>
      <w:proofErr w:type="spellStart"/>
      <w:r w:rsidRPr="00D41763">
        <w:rPr>
          <w:rFonts w:ascii="Times New Roman" w:hAnsi="Times New Roman" w:cs="Times New Roman"/>
          <w:i/>
          <w:iCs/>
        </w:rPr>
        <w:t>Clim</w:t>
      </w:r>
      <w:proofErr w:type="spellEnd"/>
      <w:r w:rsidRPr="00D41763">
        <w:rPr>
          <w:rFonts w:ascii="Times New Roman" w:hAnsi="Times New Roman" w:cs="Times New Roman"/>
          <w:i/>
          <w:iCs/>
        </w:rPr>
        <w:t>. Change</w:t>
      </w:r>
      <w:r w:rsidRPr="00D41763">
        <w:rPr>
          <w:rFonts w:ascii="Times New Roman" w:hAnsi="Times New Roman" w:cs="Times New Roman"/>
        </w:rPr>
        <w:t xml:space="preserve"> </w:t>
      </w:r>
      <w:r w:rsidRPr="00D41763">
        <w:rPr>
          <w:rFonts w:ascii="Times New Roman" w:hAnsi="Times New Roman" w:cs="Times New Roman"/>
          <w:b/>
          <w:bCs/>
        </w:rPr>
        <w:t>13</w:t>
      </w:r>
      <w:r w:rsidRPr="00D41763">
        <w:rPr>
          <w:rFonts w:ascii="Times New Roman" w:hAnsi="Times New Roman" w:cs="Times New Roman"/>
        </w:rPr>
        <w:t>, 710–718 (2023).</w:t>
      </w:r>
    </w:p>
    <w:p w14:paraId="0B8CDA77"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4.</w:t>
      </w:r>
      <w:r w:rsidRPr="00D41763">
        <w:rPr>
          <w:rFonts w:ascii="Times New Roman" w:hAnsi="Times New Roman" w:cs="Times New Roman"/>
        </w:rPr>
        <w:tab/>
      </w:r>
      <w:proofErr w:type="spellStart"/>
      <w:r w:rsidRPr="00D41763">
        <w:rPr>
          <w:rFonts w:ascii="Times New Roman" w:hAnsi="Times New Roman" w:cs="Times New Roman"/>
        </w:rPr>
        <w:t>Bintanja</w:t>
      </w:r>
      <w:proofErr w:type="spellEnd"/>
      <w:r w:rsidRPr="00D41763">
        <w:rPr>
          <w:rFonts w:ascii="Times New Roman" w:hAnsi="Times New Roman" w:cs="Times New Roman"/>
        </w:rPr>
        <w:t xml:space="preserve">, R. &amp; </w:t>
      </w:r>
      <w:proofErr w:type="spellStart"/>
      <w:r w:rsidRPr="00D41763">
        <w:rPr>
          <w:rFonts w:ascii="Times New Roman" w:hAnsi="Times New Roman" w:cs="Times New Roman"/>
        </w:rPr>
        <w:t>Selten</w:t>
      </w:r>
      <w:proofErr w:type="spellEnd"/>
      <w:r w:rsidRPr="00D41763">
        <w:rPr>
          <w:rFonts w:ascii="Times New Roman" w:hAnsi="Times New Roman" w:cs="Times New Roman"/>
        </w:rPr>
        <w:t xml:space="preserve">, F. M. Future increases in Arctic precipitation linked to local evaporation and sea-ice retreat. </w:t>
      </w:r>
      <w:r w:rsidRPr="00D41763">
        <w:rPr>
          <w:rFonts w:ascii="Times New Roman" w:hAnsi="Times New Roman" w:cs="Times New Roman"/>
          <w:i/>
          <w:iCs/>
        </w:rPr>
        <w:t>Nature</w:t>
      </w:r>
      <w:r w:rsidRPr="00D41763">
        <w:rPr>
          <w:rFonts w:ascii="Times New Roman" w:hAnsi="Times New Roman" w:cs="Times New Roman"/>
        </w:rPr>
        <w:t xml:space="preserve"> </w:t>
      </w:r>
      <w:r w:rsidRPr="00D41763">
        <w:rPr>
          <w:rFonts w:ascii="Times New Roman" w:hAnsi="Times New Roman" w:cs="Times New Roman"/>
          <w:b/>
          <w:bCs/>
        </w:rPr>
        <w:t>509</w:t>
      </w:r>
      <w:r w:rsidRPr="00D41763">
        <w:rPr>
          <w:rFonts w:ascii="Times New Roman" w:hAnsi="Times New Roman" w:cs="Times New Roman"/>
        </w:rPr>
        <w:t>, 479–482 (2014).</w:t>
      </w:r>
    </w:p>
    <w:p w14:paraId="35A5CB0B"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5.</w:t>
      </w:r>
      <w:r w:rsidRPr="00D41763">
        <w:rPr>
          <w:rFonts w:ascii="Times New Roman" w:hAnsi="Times New Roman" w:cs="Times New Roman"/>
        </w:rPr>
        <w:tab/>
      </w:r>
      <w:proofErr w:type="spellStart"/>
      <w:r w:rsidRPr="00D41763">
        <w:rPr>
          <w:rFonts w:ascii="Times New Roman" w:hAnsi="Times New Roman" w:cs="Times New Roman"/>
        </w:rPr>
        <w:t>Kopec</w:t>
      </w:r>
      <w:proofErr w:type="spellEnd"/>
      <w:r w:rsidRPr="00D41763">
        <w:rPr>
          <w:rFonts w:ascii="Times New Roman" w:hAnsi="Times New Roman" w:cs="Times New Roman"/>
        </w:rPr>
        <w:t xml:space="preserve">, B. G., Feng, X., Michel, F. A. &amp; </w:t>
      </w:r>
      <w:proofErr w:type="spellStart"/>
      <w:r w:rsidRPr="00D41763">
        <w:rPr>
          <w:rFonts w:ascii="Times New Roman" w:hAnsi="Times New Roman" w:cs="Times New Roman"/>
        </w:rPr>
        <w:t>Posmentiera</w:t>
      </w:r>
      <w:proofErr w:type="spellEnd"/>
      <w:r w:rsidRPr="00D41763">
        <w:rPr>
          <w:rFonts w:ascii="Times New Roman" w:hAnsi="Times New Roman" w:cs="Times New Roman"/>
        </w:rPr>
        <w:t xml:space="preserve">, E. S. Influence of sea ice on Arctic precipitation. </w:t>
      </w:r>
      <w:r w:rsidRPr="00D41763">
        <w:rPr>
          <w:rFonts w:ascii="Times New Roman" w:hAnsi="Times New Roman" w:cs="Times New Roman"/>
          <w:i/>
          <w:iCs/>
        </w:rPr>
        <w:t>Proc. Natl. Acad. Sci.</w:t>
      </w:r>
      <w:r w:rsidRPr="00D41763">
        <w:rPr>
          <w:rFonts w:ascii="Times New Roman" w:hAnsi="Times New Roman" w:cs="Times New Roman"/>
        </w:rPr>
        <w:t xml:space="preserve"> </w:t>
      </w:r>
      <w:r w:rsidRPr="00D41763">
        <w:rPr>
          <w:rFonts w:ascii="Times New Roman" w:hAnsi="Times New Roman" w:cs="Times New Roman"/>
          <w:b/>
          <w:bCs/>
        </w:rPr>
        <w:t>113</w:t>
      </w:r>
      <w:r w:rsidRPr="00D41763">
        <w:rPr>
          <w:rFonts w:ascii="Times New Roman" w:hAnsi="Times New Roman" w:cs="Times New Roman"/>
        </w:rPr>
        <w:t>, 46–51 (2016).</w:t>
      </w:r>
    </w:p>
    <w:p w14:paraId="346B273C"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6.</w:t>
      </w:r>
      <w:r w:rsidRPr="00D41763">
        <w:rPr>
          <w:rFonts w:ascii="Times New Roman" w:hAnsi="Times New Roman" w:cs="Times New Roman"/>
        </w:rPr>
        <w:tab/>
        <w:t xml:space="preserve">Held, I. M. &amp; </w:t>
      </w:r>
      <w:proofErr w:type="spellStart"/>
      <w:r w:rsidRPr="00D41763">
        <w:rPr>
          <w:rFonts w:ascii="Times New Roman" w:hAnsi="Times New Roman" w:cs="Times New Roman"/>
        </w:rPr>
        <w:t>Soden</w:t>
      </w:r>
      <w:proofErr w:type="spellEnd"/>
      <w:r w:rsidRPr="00D41763">
        <w:rPr>
          <w:rFonts w:ascii="Times New Roman" w:hAnsi="Times New Roman" w:cs="Times New Roman"/>
        </w:rPr>
        <w:t xml:space="preserve">, B. J. Robust Responses of the Hydrological Cycle to Global Warming. </w:t>
      </w:r>
      <w:r w:rsidRPr="00D41763">
        <w:rPr>
          <w:rFonts w:ascii="Times New Roman" w:hAnsi="Times New Roman" w:cs="Times New Roman"/>
          <w:i/>
          <w:iCs/>
        </w:rPr>
        <w:t xml:space="preserve">J. </w:t>
      </w:r>
      <w:proofErr w:type="spellStart"/>
      <w:r w:rsidRPr="00D41763">
        <w:rPr>
          <w:rFonts w:ascii="Times New Roman" w:hAnsi="Times New Roman" w:cs="Times New Roman"/>
          <w:i/>
          <w:iCs/>
        </w:rPr>
        <w:t>Clim</w:t>
      </w:r>
      <w:proofErr w:type="spellEnd"/>
      <w:r w:rsidRPr="00D41763">
        <w:rPr>
          <w:rFonts w:ascii="Times New Roman" w:hAnsi="Times New Roman" w:cs="Times New Roman"/>
          <w:i/>
          <w:iCs/>
        </w:rPr>
        <w:t>.</w:t>
      </w:r>
      <w:r w:rsidRPr="00D41763">
        <w:rPr>
          <w:rFonts w:ascii="Times New Roman" w:hAnsi="Times New Roman" w:cs="Times New Roman"/>
        </w:rPr>
        <w:t xml:space="preserve"> </w:t>
      </w:r>
      <w:r w:rsidRPr="00D41763">
        <w:rPr>
          <w:rFonts w:ascii="Times New Roman" w:hAnsi="Times New Roman" w:cs="Times New Roman"/>
          <w:b/>
          <w:bCs/>
        </w:rPr>
        <w:t>19</w:t>
      </w:r>
      <w:r w:rsidRPr="00D41763">
        <w:rPr>
          <w:rFonts w:ascii="Times New Roman" w:hAnsi="Times New Roman" w:cs="Times New Roman"/>
        </w:rPr>
        <w:t>, 5686–5699 (2006).</w:t>
      </w:r>
    </w:p>
    <w:p w14:paraId="0DCCF228"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7.</w:t>
      </w:r>
      <w:r w:rsidRPr="00D41763">
        <w:rPr>
          <w:rFonts w:ascii="Times New Roman" w:hAnsi="Times New Roman" w:cs="Times New Roman"/>
        </w:rPr>
        <w:tab/>
        <w:t xml:space="preserve">Trenberth, K. E. Changes in precipitation with climate change. </w:t>
      </w:r>
      <w:proofErr w:type="spellStart"/>
      <w:r w:rsidRPr="00D41763">
        <w:rPr>
          <w:rFonts w:ascii="Times New Roman" w:hAnsi="Times New Roman" w:cs="Times New Roman"/>
          <w:i/>
          <w:iCs/>
        </w:rPr>
        <w:t>Clim</w:t>
      </w:r>
      <w:proofErr w:type="spellEnd"/>
      <w:r w:rsidRPr="00D41763">
        <w:rPr>
          <w:rFonts w:ascii="Times New Roman" w:hAnsi="Times New Roman" w:cs="Times New Roman"/>
          <w:i/>
          <w:iCs/>
        </w:rPr>
        <w:t>. Res.</w:t>
      </w:r>
      <w:r w:rsidRPr="00D41763">
        <w:rPr>
          <w:rFonts w:ascii="Times New Roman" w:hAnsi="Times New Roman" w:cs="Times New Roman"/>
        </w:rPr>
        <w:t xml:space="preserve"> </w:t>
      </w:r>
      <w:r w:rsidRPr="00D41763">
        <w:rPr>
          <w:rFonts w:ascii="Times New Roman" w:hAnsi="Times New Roman" w:cs="Times New Roman"/>
          <w:b/>
          <w:bCs/>
        </w:rPr>
        <w:t>47</w:t>
      </w:r>
      <w:r w:rsidRPr="00D41763">
        <w:rPr>
          <w:rFonts w:ascii="Times New Roman" w:hAnsi="Times New Roman" w:cs="Times New Roman"/>
        </w:rPr>
        <w:t>, 123–138 (2011).</w:t>
      </w:r>
    </w:p>
    <w:p w14:paraId="0A729558"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8.</w:t>
      </w:r>
      <w:r w:rsidRPr="00D41763">
        <w:rPr>
          <w:rFonts w:ascii="Times New Roman" w:hAnsi="Times New Roman" w:cs="Times New Roman"/>
        </w:rPr>
        <w:tab/>
        <w:t xml:space="preserve">Wills, R. C. &amp; Schneider, T. How Stationary Eddies Shape Changes in the Hydrological Cycle: Zonally Asymmetric Experiments in an Idealized GCM. </w:t>
      </w:r>
      <w:r w:rsidRPr="00D41763">
        <w:rPr>
          <w:rFonts w:ascii="Times New Roman" w:hAnsi="Times New Roman" w:cs="Times New Roman"/>
          <w:i/>
          <w:iCs/>
        </w:rPr>
        <w:t xml:space="preserve">J. </w:t>
      </w:r>
      <w:proofErr w:type="spellStart"/>
      <w:r w:rsidRPr="00D41763">
        <w:rPr>
          <w:rFonts w:ascii="Times New Roman" w:hAnsi="Times New Roman" w:cs="Times New Roman"/>
          <w:i/>
          <w:iCs/>
        </w:rPr>
        <w:t>Clim</w:t>
      </w:r>
      <w:proofErr w:type="spellEnd"/>
      <w:r w:rsidRPr="00D41763">
        <w:rPr>
          <w:rFonts w:ascii="Times New Roman" w:hAnsi="Times New Roman" w:cs="Times New Roman"/>
          <w:i/>
          <w:iCs/>
        </w:rPr>
        <w:t>.</w:t>
      </w:r>
      <w:r w:rsidRPr="00D41763">
        <w:rPr>
          <w:rFonts w:ascii="Times New Roman" w:hAnsi="Times New Roman" w:cs="Times New Roman"/>
        </w:rPr>
        <w:t xml:space="preserve"> </w:t>
      </w:r>
      <w:r w:rsidRPr="00D41763">
        <w:rPr>
          <w:rFonts w:ascii="Times New Roman" w:hAnsi="Times New Roman" w:cs="Times New Roman"/>
          <w:b/>
          <w:bCs/>
        </w:rPr>
        <w:t>29</w:t>
      </w:r>
      <w:r w:rsidRPr="00D41763">
        <w:rPr>
          <w:rFonts w:ascii="Times New Roman" w:hAnsi="Times New Roman" w:cs="Times New Roman"/>
        </w:rPr>
        <w:t>, 3161–3179 (2016).</w:t>
      </w:r>
    </w:p>
    <w:p w14:paraId="68D7F5E8"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9.</w:t>
      </w:r>
      <w:r w:rsidRPr="00D41763">
        <w:rPr>
          <w:rFonts w:ascii="Times New Roman" w:hAnsi="Times New Roman" w:cs="Times New Roman"/>
        </w:rPr>
        <w:tab/>
        <w:t xml:space="preserve">Simpson, I. R. </w:t>
      </w:r>
      <w:r w:rsidRPr="00D41763">
        <w:rPr>
          <w:rFonts w:ascii="Times New Roman" w:hAnsi="Times New Roman" w:cs="Times New Roman"/>
          <w:i/>
          <w:iCs/>
        </w:rPr>
        <w:t>et al.</w:t>
      </w:r>
      <w:r w:rsidRPr="00D41763">
        <w:rPr>
          <w:rFonts w:ascii="Times New Roman" w:hAnsi="Times New Roman" w:cs="Times New Roman"/>
        </w:rPr>
        <w:t xml:space="preserve"> Observed humidity trends in dry regions contradict climate models. </w:t>
      </w:r>
      <w:r w:rsidRPr="00D41763">
        <w:rPr>
          <w:rFonts w:ascii="Times New Roman" w:hAnsi="Times New Roman" w:cs="Times New Roman"/>
          <w:i/>
          <w:iCs/>
        </w:rPr>
        <w:t>Proc. Natl. Acad. Sci.</w:t>
      </w:r>
      <w:r w:rsidRPr="00D41763">
        <w:rPr>
          <w:rFonts w:ascii="Times New Roman" w:hAnsi="Times New Roman" w:cs="Times New Roman"/>
        </w:rPr>
        <w:t xml:space="preserve"> </w:t>
      </w:r>
      <w:r w:rsidRPr="00D41763">
        <w:rPr>
          <w:rFonts w:ascii="Times New Roman" w:hAnsi="Times New Roman" w:cs="Times New Roman"/>
          <w:b/>
          <w:bCs/>
        </w:rPr>
        <w:t>121</w:t>
      </w:r>
      <w:r w:rsidRPr="00D41763">
        <w:rPr>
          <w:rFonts w:ascii="Times New Roman" w:hAnsi="Times New Roman" w:cs="Times New Roman"/>
        </w:rPr>
        <w:t>, e2302480120 (2024).</w:t>
      </w:r>
    </w:p>
    <w:p w14:paraId="4001B42D"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10.</w:t>
      </w:r>
      <w:r w:rsidRPr="00D41763">
        <w:rPr>
          <w:rFonts w:ascii="Times New Roman" w:hAnsi="Times New Roman" w:cs="Times New Roman"/>
        </w:rPr>
        <w:tab/>
        <w:t xml:space="preserve">Hahn, L. C., </w:t>
      </w:r>
      <w:proofErr w:type="spellStart"/>
      <w:r w:rsidRPr="00D41763">
        <w:rPr>
          <w:rFonts w:ascii="Times New Roman" w:hAnsi="Times New Roman" w:cs="Times New Roman"/>
        </w:rPr>
        <w:t>Armour</w:t>
      </w:r>
      <w:proofErr w:type="spellEnd"/>
      <w:r w:rsidRPr="00D41763">
        <w:rPr>
          <w:rFonts w:ascii="Times New Roman" w:hAnsi="Times New Roman" w:cs="Times New Roman"/>
        </w:rPr>
        <w:t xml:space="preserve">, K. C., </w:t>
      </w:r>
      <w:proofErr w:type="spellStart"/>
      <w:r w:rsidRPr="00D41763">
        <w:rPr>
          <w:rFonts w:ascii="Times New Roman" w:hAnsi="Times New Roman" w:cs="Times New Roman"/>
        </w:rPr>
        <w:t>Zelinka</w:t>
      </w:r>
      <w:proofErr w:type="spellEnd"/>
      <w:r w:rsidRPr="00D41763">
        <w:rPr>
          <w:rFonts w:ascii="Times New Roman" w:hAnsi="Times New Roman" w:cs="Times New Roman"/>
        </w:rPr>
        <w:t xml:space="preserve">, M. D., </w:t>
      </w:r>
      <w:proofErr w:type="spellStart"/>
      <w:r w:rsidRPr="00D41763">
        <w:rPr>
          <w:rFonts w:ascii="Times New Roman" w:hAnsi="Times New Roman" w:cs="Times New Roman"/>
        </w:rPr>
        <w:t>Bitz</w:t>
      </w:r>
      <w:proofErr w:type="spellEnd"/>
      <w:r w:rsidRPr="00D41763">
        <w:rPr>
          <w:rFonts w:ascii="Times New Roman" w:hAnsi="Times New Roman" w:cs="Times New Roman"/>
        </w:rPr>
        <w:t xml:space="preserve">, C. M. &amp; Donohoe, A. Contributions to Polar Amplification in CMIP5 and CMIP6 Models. </w:t>
      </w:r>
      <w:r w:rsidRPr="00D41763">
        <w:rPr>
          <w:rFonts w:ascii="Times New Roman" w:hAnsi="Times New Roman" w:cs="Times New Roman"/>
          <w:i/>
          <w:iCs/>
        </w:rPr>
        <w:t>Front. Earth Sci.</w:t>
      </w:r>
      <w:r w:rsidRPr="00D41763">
        <w:rPr>
          <w:rFonts w:ascii="Times New Roman" w:hAnsi="Times New Roman" w:cs="Times New Roman"/>
        </w:rPr>
        <w:t xml:space="preserve"> </w:t>
      </w:r>
      <w:r w:rsidRPr="00D41763">
        <w:rPr>
          <w:rFonts w:ascii="Times New Roman" w:hAnsi="Times New Roman" w:cs="Times New Roman"/>
          <w:b/>
          <w:bCs/>
        </w:rPr>
        <w:t>9</w:t>
      </w:r>
      <w:r w:rsidRPr="00D41763">
        <w:rPr>
          <w:rFonts w:ascii="Times New Roman" w:hAnsi="Times New Roman" w:cs="Times New Roman"/>
        </w:rPr>
        <w:t>, (2021).</w:t>
      </w:r>
    </w:p>
    <w:p w14:paraId="1C69F598" w14:textId="77777777" w:rsidR="00D41763" w:rsidRPr="00D41763" w:rsidRDefault="00D41763" w:rsidP="00D41763">
      <w:pPr>
        <w:pStyle w:val="Bibliography"/>
        <w:rPr>
          <w:rFonts w:ascii="Times New Roman" w:hAnsi="Times New Roman" w:cs="Times New Roman"/>
        </w:rPr>
      </w:pPr>
      <w:r w:rsidRPr="00D41763">
        <w:rPr>
          <w:rFonts w:ascii="Times New Roman" w:hAnsi="Times New Roman" w:cs="Times New Roman"/>
        </w:rPr>
        <w:t>11.</w:t>
      </w:r>
      <w:r w:rsidRPr="00D41763">
        <w:rPr>
          <w:rFonts w:ascii="Times New Roman" w:hAnsi="Times New Roman" w:cs="Times New Roman"/>
        </w:rPr>
        <w:tab/>
        <w:t xml:space="preserve">Chung, P.-C. &amp; </w:t>
      </w:r>
      <w:proofErr w:type="spellStart"/>
      <w:r w:rsidRPr="00D41763">
        <w:rPr>
          <w:rFonts w:ascii="Times New Roman" w:hAnsi="Times New Roman" w:cs="Times New Roman"/>
        </w:rPr>
        <w:t>Feldl</w:t>
      </w:r>
      <w:proofErr w:type="spellEnd"/>
      <w:r w:rsidRPr="00D41763">
        <w:rPr>
          <w:rFonts w:ascii="Times New Roman" w:hAnsi="Times New Roman" w:cs="Times New Roman"/>
        </w:rPr>
        <w:t xml:space="preserve">, N. Sea Ice Loss, Water Vapor Increases, and Their Interactions with Atmospheric Energy Transport in Driving Seasonal Polar Amplification. </w:t>
      </w:r>
      <w:r w:rsidRPr="00D41763">
        <w:rPr>
          <w:rFonts w:ascii="Times New Roman" w:hAnsi="Times New Roman" w:cs="Times New Roman"/>
          <w:i/>
          <w:iCs/>
        </w:rPr>
        <w:t xml:space="preserve">J. </w:t>
      </w:r>
      <w:proofErr w:type="spellStart"/>
      <w:r w:rsidRPr="00D41763">
        <w:rPr>
          <w:rFonts w:ascii="Times New Roman" w:hAnsi="Times New Roman" w:cs="Times New Roman"/>
          <w:i/>
          <w:iCs/>
        </w:rPr>
        <w:t>Clim</w:t>
      </w:r>
      <w:proofErr w:type="spellEnd"/>
      <w:r w:rsidRPr="00D41763">
        <w:rPr>
          <w:rFonts w:ascii="Times New Roman" w:hAnsi="Times New Roman" w:cs="Times New Roman"/>
          <w:i/>
          <w:iCs/>
        </w:rPr>
        <w:t>.</w:t>
      </w:r>
      <w:r w:rsidRPr="00D41763">
        <w:rPr>
          <w:rFonts w:ascii="Times New Roman" w:hAnsi="Times New Roman" w:cs="Times New Roman"/>
        </w:rPr>
        <w:t xml:space="preserve"> </w:t>
      </w:r>
      <w:r w:rsidRPr="00D41763">
        <w:rPr>
          <w:rFonts w:ascii="Times New Roman" w:hAnsi="Times New Roman" w:cs="Times New Roman"/>
          <w:b/>
          <w:bCs/>
        </w:rPr>
        <w:t>1</w:t>
      </w:r>
      <w:r w:rsidRPr="00D41763">
        <w:rPr>
          <w:rFonts w:ascii="Times New Roman" w:hAnsi="Times New Roman" w:cs="Times New Roman"/>
        </w:rPr>
        <w:t>, 1–28 (2023).</w:t>
      </w:r>
    </w:p>
    <w:p w14:paraId="1882B9C7" w14:textId="13D69830" w:rsidR="00541845" w:rsidRDefault="00541845" w:rsidP="006E5482">
      <w:pPr>
        <w:pStyle w:val="Heading-Main"/>
        <w:jc w:val="both"/>
        <w:rPr>
          <w:ins w:id="47" w:author="Ian Baxter" w:date="2024-02-15T13:32:00Z"/>
        </w:rPr>
      </w:pPr>
      <w:r w:rsidRPr="00541845">
        <w:fldChar w:fldCharType="end"/>
      </w:r>
    </w:p>
    <w:p w14:paraId="0FFEDC17" w14:textId="791F9DC4" w:rsidR="00541845" w:rsidRPr="00541845" w:rsidRDefault="00541845" w:rsidP="006E5482">
      <w:pPr>
        <w:pStyle w:val="Heading-Main"/>
        <w:jc w:val="both"/>
        <w:rPr>
          <w:ins w:id="48" w:author="Ian Baxter" w:date="2024-02-15T13:32:00Z"/>
          <w:rPrChange w:id="49" w:author="Ian Baxter" w:date="2024-02-15T13:32:00Z">
            <w:rPr>
              <w:ins w:id="50" w:author="Ian Baxter" w:date="2024-02-15T13:32:00Z"/>
              <w:b w:val="0"/>
              <w:bCs w:val="0"/>
            </w:rPr>
          </w:rPrChange>
        </w:rPr>
        <w:sectPr w:rsidR="00541845" w:rsidRPr="00541845" w:rsidSect="008E2740">
          <w:pgSz w:w="12240" w:h="15840"/>
          <w:pgMar w:top="1440" w:right="1440" w:bottom="1440" w:left="1440" w:header="720" w:footer="720" w:gutter="0"/>
          <w:cols w:space="720"/>
          <w:docGrid w:linePitch="360"/>
        </w:sectPr>
      </w:pPr>
    </w:p>
    <w:p w14:paraId="41004526" w14:textId="77777777" w:rsidR="00541845" w:rsidDel="00541845" w:rsidRDefault="00541845" w:rsidP="006E5482">
      <w:pPr>
        <w:pStyle w:val="Heading-Main"/>
        <w:jc w:val="both"/>
        <w:rPr>
          <w:del w:id="51" w:author="Ian Baxter" w:date="2024-02-15T13:32:00Z"/>
          <w:b w:val="0"/>
          <w:bCs w:val="0"/>
        </w:rPr>
      </w:pPr>
    </w:p>
    <w:p w14:paraId="0A88327C" w14:textId="77777777" w:rsidR="000A68D0" w:rsidRPr="006E5482" w:rsidDel="00541845" w:rsidRDefault="000A68D0" w:rsidP="006E5482">
      <w:pPr>
        <w:pStyle w:val="Heading-Main"/>
        <w:jc w:val="both"/>
        <w:rPr>
          <w:del w:id="52" w:author="Ian Baxter" w:date="2024-02-15T13:32:00Z"/>
          <w:b w:val="0"/>
          <w:bCs w:val="0"/>
        </w:rPr>
      </w:pPr>
    </w:p>
    <w:p w14:paraId="6D5F03AE" w14:textId="77777777" w:rsidR="00C07D17" w:rsidRPr="00106D54" w:rsidRDefault="00C07D17" w:rsidP="00C07D17">
      <w:pPr>
        <w:jc w:val="both"/>
        <w:rPr>
          <w:rFonts w:ascii="Times New Roman" w:hAnsi="Times New Roman" w:cs="Times New Roman"/>
        </w:rPr>
      </w:pPr>
      <w:r w:rsidRPr="00106D54">
        <w:rPr>
          <w:rFonts w:ascii="Times New Roman" w:hAnsi="Times New Roman" w:cs="Times New Roman"/>
          <w:noProof/>
        </w:rPr>
        <w:drawing>
          <wp:inline distT="0" distB="0" distL="0" distR="0" wp14:anchorId="6E7E7875" wp14:editId="04E01698">
            <wp:extent cx="5943600" cy="3962400"/>
            <wp:effectExtent l="0" t="0" r="0" b="0"/>
            <wp:docPr id="62357823" name="Picture 10" descr="A group of graphs showing the weath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7823" name="Picture 10" descr="A group of graphs showing the weather&#10;&#10;Description automatically generated with medium confidence"/>
                    <pic:cNvPicPr/>
                  </pic:nvPicPr>
                  <pic:blipFill>
                    <a:blip r:embed="rId11"/>
                    <a:stretch>
                      <a:fillRect/>
                    </a:stretch>
                  </pic:blipFill>
                  <pic:spPr>
                    <a:xfrm>
                      <a:off x="0" y="0"/>
                      <a:ext cx="5943600" cy="3962400"/>
                    </a:xfrm>
                    <a:prstGeom prst="rect">
                      <a:avLst/>
                    </a:prstGeom>
                  </pic:spPr>
                </pic:pic>
              </a:graphicData>
            </a:graphic>
          </wp:inline>
        </w:drawing>
      </w:r>
    </w:p>
    <w:p w14:paraId="711D0911" w14:textId="77777777" w:rsidR="00C07D17" w:rsidRDefault="00C07D17" w:rsidP="00C07D17">
      <w:pPr>
        <w:jc w:val="both"/>
        <w:rPr>
          <w:rFonts w:ascii="Times New Roman" w:hAnsi="Times New Roman" w:cs="Times New Roman"/>
        </w:rPr>
      </w:pPr>
      <w:r w:rsidRPr="00106D54">
        <w:rPr>
          <w:rFonts w:ascii="Times New Roman" w:hAnsi="Times New Roman" w:cs="Times New Roman"/>
          <w:b/>
          <w:bCs/>
        </w:rPr>
        <w:t>Figure 1. Trends:</w:t>
      </w:r>
      <w:r w:rsidRPr="00106D54">
        <w:rPr>
          <w:rFonts w:ascii="Times New Roman" w:hAnsi="Times New Roman" w:cs="Times New Roman"/>
        </w:rPr>
        <w:t xml:space="preserve"> (a) JJA </w:t>
      </w:r>
      <w:commentRangeStart w:id="53"/>
      <w:r w:rsidRPr="00106D54">
        <w:rPr>
          <w:rFonts w:ascii="Times New Roman" w:hAnsi="Times New Roman" w:cs="Times New Roman"/>
        </w:rPr>
        <w:t>total column precipitable wate</w:t>
      </w:r>
      <w:commentRangeEnd w:id="53"/>
      <w:r>
        <w:rPr>
          <w:rStyle w:val="CommentReference"/>
        </w:rPr>
        <w:commentReference w:id="53"/>
      </w:r>
      <w:r w:rsidRPr="00106D54">
        <w:rPr>
          <w:rFonts w:ascii="Times New Roman" w:hAnsi="Times New Roman" w:cs="Times New Roman"/>
        </w:rPr>
        <w:t>r (kg m-2) within the Arctic (70-90</w:t>
      </w:r>
      <w:r w:rsidRPr="00106D54">
        <w:rPr>
          <w:rFonts w:ascii="Times New Roman" w:hAnsi="Times New Roman" w:cs="Times New Roman"/>
        </w:rPr>
        <w:sym w:font="Symbol" w:char="F0B0"/>
      </w:r>
      <w:r w:rsidRPr="00106D54">
        <w:rPr>
          <w:rFonts w:ascii="Times New Roman" w:hAnsi="Times New Roman" w:cs="Times New Roman"/>
        </w:rPr>
        <w:t xml:space="preserve"> N) from iCESM1 (blue) and ERA5 (orange). (b) JJA total precipitation (</w:t>
      </w:r>
      <w:proofErr w:type="spellStart"/>
      <w:r w:rsidRPr="00106D54">
        <w:rPr>
          <w:rFonts w:ascii="Times New Roman" w:hAnsi="Times New Roman" w:cs="Times New Roman"/>
        </w:rPr>
        <w:t>snow+rain</w:t>
      </w:r>
      <w:proofErr w:type="spellEnd"/>
      <w:r w:rsidRPr="00106D54">
        <w:rPr>
          <w:rFonts w:ascii="Times New Roman" w:hAnsi="Times New Roman" w:cs="Times New Roman"/>
        </w:rPr>
        <w:t xml:space="preserve">, </w:t>
      </w:r>
      <w:proofErr w:type="spellStart"/>
      <w:r w:rsidRPr="00106D54">
        <w:rPr>
          <w:rFonts w:ascii="Times New Roman" w:hAnsi="Times New Roman" w:cs="Times New Roman"/>
        </w:rPr>
        <w:t>large-scale+convective</w:t>
      </w:r>
      <w:proofErr w:type="spellEnd"/>
      <w:r w:rsidRPr="00106D54">
        <w:rPr>
          <w:rFonts w:ascii="Times New Roman" w:hAnsi="Times New Roman" w:cs="Times New Roman"/>
        </w:rPr>
        <w:t>) within the Arctic (70-90</w:t>
      </w:r>
      <w:r w:rsidRPr="00106D54">
        <w:rPr>
          <w:rFonts w:ascii="Times New Roman" w:hAnsi="Times New Roman" w:cs="Times New Roman"/>
        </w:rPr>
        <w:sym w:font="Symbol" w:char="F0B0"/>
      </w:r>
      <w:r w:rsidRPr="00106D54">
        <w:rPr>
          <w:rFonts w:ascii="Times New Roman" w:hAnsi="Times New Roman" w:cs="Times New Roman"/>
        </w:rPr>
        <w:t xml:space="preserve"> N) from iCESM1 (blue) and ERA5 (orange). (c) 1979-2022 linear trends in total precipitable water (shading, kg m</w:t>
      </w:r>
      <w:r w:rsidRPr="00106D54">
        <w:rPr>
          <w:rFonts w:ascii="Times New Roman" w:hAnsi="Times New Roman" w:cs="Times New Roman"/>
          <w:vertAlign w:val="superscript"/>
        </w:rPr>
        <w:t>-2</w:t>
      </w:r>
      <w:r w:rsidRPr="00106D54">
        <w:rPr>
          <w:rFonts w:ascii="Times New Roman" w:hAnsi="Times New Roman" w:cs="Times New Roman"/>
        </w:rPr>
        <w:t xml:space="preserve"> decade-</w:t>
      </w:r>
      <w:r w:rsidRPr="00106D54">
        <w:rPr>
          <w:rFonts w:ascii="Times New Roman" w:hAnsi="Times New Roman" w:cs="Times New Roman"/>
          <w:vertAlign w:val="superscript"/>
        </w:rPr>
        <w:t>1</w:t>
      </w:r>
      <w:r w:rsidRPr="00106D54">
        <w:rPr>
          <w:rFonts w:ascii="Times New Roman" w:hAnsi="Times New Roman" w:cs="Times New Roman"/>
        </w:rPr>
        <w:t xml:space="preserve">), 200 </w:t>
      </w:r>
      <w:proofErr w:type="spellStart"/>
      <w:r w:rsidRPr="00106D54">
        <w:rPr>
          <w:rFonts w:ascii="Times New Roman" w:hAnsi="Times New Roman" w:cs="Times New Roman"/>
        </w:rPr>
        <w:t>hPa</w:t>
      </w:r>
      <w:proofErr w:type="spellEnd"/>
      <w:r w:rsidRPr="00106D54">
        <w:rPr>
          <w:rFonts w:ascii="Times New Roman" w:hAnsi="Times New Roman" w:cs="Times New Roman"/>
        </w:rPr>
        <w:t xml:space="preserve"> geopotential height (contour, m decade</w:t>
      </w:r>
      <w:r w:rsidRPr="00106D54">
        <w:rPr>
          <w:rFonts w:ascii="Times New Roman" w:hAnsi="Times New Roman" w:cs="Times New Roman"/>
          <w:vertAlign w:val="superscript"/>
        </w:rPr>
        <w:t>-1</w:t>
      </w:r>
      <w:r w:rsidRPr="00106D54">
        <w:rPr>
          <w:rFonts w:ascii="Times New Roman" w:hAnsi="Times New Roman" w:cs="Times New Roman"/>
        </w:rPr>
        <w:t>), and IVT (kg m</w:t>
      </w:r>
      <w:r w:rsidRPr="00106D54">
        <w:rPr>
          <w:rFonts w:ascii="Times New Roman" w:hAnsi="Times New Roman" w:cs="Times New Roman"/>
          <w:vertAlign w:val="superscript"/>
        </w:rPr>
        <w:t>-1</w:t>
      </w:r>
      <w:r w:rsidRPr="00106D54">
        <w:rPr>
          <w:rFonts w:ascii="Times New Roman" w:hAnsi="Times New Roman" w:cs="Times New Roman"/>
        </w:rPr>
        <w:t xml:space="preserve"> s</w:t>
      </w:r>
      <w:r w:rsidRPr="00106D54">
        <w:rPr>
          <w:rFonts w:ascii="Times New Roman" w:hAnsi="Times New Roman" w:cs="Times New Roman"/>
          <w:vertAlign w:val="superscript"/>
        </w:rPr>
        <w:t>-1</w:t>
      </w:r>
      <w:r w:rsidRPr="00106D54">
        <w:rPr>
          <w:rFonts w:ascii="Times New Roman" w:hAnsi="Times New Roman" w:cs="Times New Roman"/>
        </w:rPr>
        <w:t xml:space="preserve"> decade</w:t>
      </w:r>
      <w:r w:rsidRPr="00106D54">
        <w:rPr>
          <w:rFonts w:ascii="Times New Roman" w:hAnsi="Times New Roman" w:cs="Times New Roman"/>
          <w:vertAlign w:val="superscript"/>
        </w:rPr>
        <w:t>-1</w:t>
      </w:r>
      <w:r w:rsidRPr="00106D54">
        <w:rPr>
          <w:rFonts w:ascii="Times New Roman" w:hAnsi="Times New Roman" w:cs="Times New Roman"/>
        </w:rPr>
        <w:t>). (d) 1979-2022 linear trends in zonal mean specific humidity (shading, kg kg</w:t>
      </w:r>
      <w:r w:rsidRPr="00106D54">
        <w:rPr>
          <w:rFonts w:ascii="Times New Roman" w:hAnsi="Times New Roman" w:cs="Times New Roman"/>
          <w:vertAlign w:val="superscript"/>
        </w:rPr>
        <w:t>-1</w:t>
      </w:r>
      <w:r w:rsidRPr="00106D54">
        <w:rPr>
          <w:rFonts w:ascii="Times New Roman" w:hAnsi="Times New Roman" w:cs="Times New Roman"/>
        </w:rPr>
        <w:t xml:space="preserve"> decade</w:t>
      </w:r>
      <w:r w:rsidRPr="00106D54">
        <w:rPr>
          <w:rFonts w:ascii="Times New Roman" w:hAnsi="Times New Roman" w:cs="Times New Roman"/>
          <w:vertAlign w:val="superscript"/>
        </w:rPr>
        <w:t>-1</w:t>
      </w:r>
      <w:r w:rsidRPr="00106D54">
        <w:rPr>
          <w:rFonts w:ascii="Times New Roman" w:hAnsi="Times New Roman" w:cs="Times New Roman"/>
        </w:rPr>
        <w:t>) and geopotential height (contour, m decade</w:t>
      </w:r>
      <w:r w:rsidRPr="00106D54">
        <w:rPr>
          <w:rFonts w:ascii="Times New Roman" w:hAnsi="Times New Roman" w:cs="Times New Roman"/>
          <w:vertAlign w:val="superscript"/>
        </w:rPr>
        <w:t>-1</w:t>
      </w:r>
      <w:r w:rsidRPr="00106D54">
        <w:rPr>
          <w:rFonts w:ascii="Times New Roman" w:hAnsi="Times New Roman" w:cs="Times New Roman"/>
        </w:rPr>
        <w:t xml:space="preserve">). </w:t>
      </w:r>
    </w:p>
    <w:p w14:paraId="01F1CFBC" w14:textId="77777777" w:rsidR="00C07D17" w:rsidRDefault="00C07D17" w:rsidP="00C07D17">
      <w:pPr>
        <w:jc w:val="both"/>
        <w:rPr>
          <w:rFonts w:ascii="Times New Roman" w:hAnsi="Times New Roman" w:cs="Times New Roman"/>
        </w:rPr>
        <w:sectPr w:rsidR="00C07D17" w:rsidSect="008E2740">
          <w:pgSz w:w="12240" w:h="15840"/>
          <w:pgMar w:top="1440" w:right="1440" w:bottom="1440" w:left="1440" w:header="720" w:footer="720" w:gutter="0"/>
          <w:cols w:space="720"/>
          <w:docGrid w:linePitch="360"/>
        </w:sectPr>
      </w:pPr>
    </w:p>
    <w:p w14:paraId="34BB0AD5" w14:textId="77777777" w:rsidR="00C07D17" w:rsidRPr="00106D54" w:rsidRDefault="00C07D17" w:rsidP="00C07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3CF82E3" wp14:editId="6ADD04BF">
            <wp:extent cx="5943600" cy="2346960"/>
            <wp:effectExtent l="0" t="0" r="0" b="0"/>
            <wp:docPr id="2030169424"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9424" name="Picture 3" descr="A close-up of a map&#10;&#10;Description automatically generated"/>
                    <pic:cNvPicPr/>
                  </pic:nvPicPr>
                  <pic:blipFill rotWithShape="1">
                    <a:blip r:embed="rId12" cstate="print">
                      <a:extLst>
                        <a:ext uri="{28A0092B-C50C-407E-A947-70E740481C1C}">
                          <a14:useLocalDpi xmlns:a14="http://schemas.microsoft.com/office/drawing/2010/main" val="0"/>
                        </a:ext>
                      </a:extLst>
                    </a:blip>
                    <a:srcRect t="15385"/>
                    <a:stretch/>
                  </pic:blipFill>
                  <pic:spPr bwMode="auto">
                    <a:xfrm>
                      <a:off x="0" y="0"/>
                      <a:ext cx="5943600" cy="2346960"/>
                    </a:xfrm>
                    <a:prstGeom prst="rect">
                      <a:avLst/>
                    </a:prstGeom>
                    <a:ln>
                      <a:noFill/>
                    </a:ln>
                    <a:extLst>
                      <a:ext uri="{53640926-AAD7-44D8-BBD7-CCE9431645EC}">
                        <a14:shadowObscured xmlns:a14="http://schemas.microsoft.com/office/drawing/2010/main"/>
                      </a:ext>
                    </a:extLst>
                  </pic:spPr>
                </pic:pic>
              </a:graphicData>
            </a:graphic>
          </wp:inline>
        </w:drawing>
      </w:r>
    </w:p>
    <w:p w14:paraId="069B5551" w14:textId="77777777" w:rsidR="00C07D17" w:rsidRDefault="00C07D17" w:rsidP="00C07D17">
      <w:pPr>
        <w:jc w:val="both"/>
        <w:rPr>
          <w:rFonts w:ascii="Times New Roman" w:hAnsi="Times New Roman" w:cs="Times New Roman"/>
        </w:rPr>
        <w:sectPr w:rsidR="00C07D17" w:rsidSect="008E2740">
          <w:pgSz w:w="12240" w:h="15840"/>
          <w:pgMar w:top="1440" w:right="1440" w:bottom="1440" w:left="1440" w:header="720" w:footer="720" w:gutter="0"/>
          <w:cols w:space="720"/>
          <w:docGrid w:linePitch="360"/>
        </w:sectPr>
      </w:pPr>
      <w:r w:rsidRPr="00106D54">
        <w:rPr>
          <w:rFonts w:ascii="Times New Roman" w:hAnsi="Times New Roman" w:cs="Times New Roman"/>
          <w:b/>
          <w:bCs/>
        </w:rPr>
        <w:t xml:space="preserve">Figure 2. </w:t>
      </w:r>
      <w:commentRangeStart w:id="54"/>
      <w:r w:rsidRPr="00106D54">
        <w:rPr>
          <w:rFonts w:ascii="Times New Roman" w:hAnsi="Times New Roman" w:cs="Times New Roman"/>
          <w:b/>
          <w:bCs/>
        </w:rPr>
        <w:t>Regional contribution to Arctic water vapor</w:t>
      </w:r>
      <w:r>
        <w:rPr>
          <w:rFonts w:ascii="Times New Roman" w:hAnsi="Times New Roman" w:cs="Times New Roman"/>
          <w:b/>
          <w:bCs/>
        </w:rPr>
        <w:t>:</w:t>
      </w:r>
      <w:r w:rsidRPr="00106D54">
        <w:rPr>
          <w:rFonts w:ascii="Times New Roman" w:hAnsi="Times New Roman" w:cs="Times New Roman"/>
        </w:rPr>
        <w:t xml:space="preserve"> (a) Root mean square error (kg kg</w:t>
      </w:r>
      <w:r w:rsidRPr="00106D54">
        <w:rPr>
          <w:rFonts w:ascii="Times New Roman" w:hAnsi="Times New Roman" w:cs="Times New Roman"/>
          <w:vertAlign w:val="superscript"/>
        </w:rPr>
        <w:t>-1</w:t>
      </w:r>
      <w:r w:rsidRPr="00106D54">
        <w:rPr>
          <w:rFonts w:ascii="Times New Roman" w:hAnsi="Times New Roman" w:cs="Times New Roman"/>
        </w:rPr>
        <w:t>) when each region is removed from the Arctic total column water vapor and (b) linear decadal trends (1979-2022, 10</w:t>
      </w:r>
      <w:r w:rsidRPr="00106D54">
        <w:rPr>
          <w:rFonts w:ascii="Times New Roman" w:hAnsi="Times New Roman" w:cs="Times New Roman"/>
          <w:vertAlign w:val="superscript"/>
        </w:rPr>
        <w:t>-4</w:t>
      </w:r>
      <w:r w:rsidRPr="00106D54">
        <w:rPr>
          <w:rFonts w:ascii="Times New Roman" w:hAnsi="Times New Roman" w:cs="Times New Roman"/>
        </w:rPr>
        <w:t xml:space="preserve"> kg kg</w:t>
      </w:r>
      <w:r w:rsidRPr="00106D54">
        <w:rPr>
          <w:rFonts w:ascii="Times New Roman" w:hAnsi="Times New Roman" w:cs="Times New Roman"/>
          <w:vertAlign w:val="superscript"/>
        </w:rPr>
        <w:t xml:space="preserve">-1 </w:t>
      </w:r>
      <w:r w:rsidRPr="00106D54">
        <w:rPr>
          <w:rFonts w:ascii="Times New Roman" w:hAnsi="Times New Roman" w:cs="Times New Roman"/>
        </w:rPr>
        <w:t>decade</w:t>
      </w:r>
      <w:r w:rsidRPr="00106D54">
        <w:rPr>
          <w:rFonts w:ascii="Times New Roman" w:hAnsi="Times New Roman" w:cs="Times New Roman"/>
          <w:vertAlign w:val="superscript"/>
        </w:rPr>
        <w:t>-1</w:t>
      </w:r>
      <w:r w:rsidRPr="00106D54">
        <w:rPr>
          <w:rFonts w:ascii="Times New Roman" w:hAnsi="Times New Roman" w:cs="Times New Roman"/>
        </w:rPr>
        <w:t>) in Arctic (70-90</w:t>
      </w:r>
      <w:r>
        <w:rPr>
          <w:rFonts w:ascii="Times New Roman" w:hAnsi="Times New Roman" w:cs="Times New Roman"/>
        </w:rPr>
        <w:sym w:font="Symbol" w:char="F0B0"/>
      </w:r>
      <w:r>
        <w:rPr>
          <w:rFonts w:ascii="Times New Roman" w:hAnsi="Times New Roman" w:cs="Times New Roman"/>
        </w:rPr>
        <w:t xml:space="preserve"> </w:t>
      </w:r>
      <w:r w:rsidRPr="00106D54">
        <w:rPr>
          <w:rFonts w:ascii="Times New Roman" w:hAnsi="Times New Roman" w:cs="Times New Roman"/>
        </w:rPr>
        <w:t>N) total column water vapor sourced from each of the 54 tagged source regions.</w:t>
      </w:r>
      <w:r>
        <w:rPr>
          <w:rFonts w:ascii="Times New Roman" w:hAnsi="Times New Roman" w:cs="Times New Roman"/>
        </w:rPr>
        <w:t xml:space="preserve"> Numbers indicated the source region number. </w:t>
      </w:r>
      <w:commentRangeEnd w:id="54"/>
      <w:r>
        <w:rPr>
          <w:rStyle w:val="CommentReference"/>
        </w:rPr>
        <w:commentReference w:id="54"/>
      </w:r>
    </w:p>
    <w:p w14:paraId="1024B6EE" w14:textId="77777777" w:rsidR="00C07D17" w:rsidRPr="00106D54" w:rsidRDefault="00C07D17" w:rsidP="00C07D17">
      <w:pPr>
        <w:jc w:val="both"/>
        <w:rPr>
          <w:rFonts w:ascii="Times New Roman" w:hAnsi="Times New Roman" w:cs="Times New Roman"/>
        </w:rPr>
      </w:pPr>
    </w:p>
    <w:p w14:paraId="6B8A8C45" w14:textId="77777777" w:rsidR="00C07D17" w:rsidRPr="00106D54" w:rsidRDefault="00C07D17" w:rsidP="00C07D17">
      <w:pPr>
        <w:jc w:val="both"/>
        <w:rPr>
          <w:rFonts w:ascii="Times New Roman" w:hAnsi="Times New Roman" w:cs="Times New Roman"/>
        </w:rPr>
      </w:pPr>
      <w:r>
        <w:rPr>
          <w:rFonts w:ascii="Times New Roman" w:hAnsi="Times New Roman" w:cs="Times New Roman"/>
          <w:noProof/>
        </w:rPr>
        <w:drawing>
          <wp:inline distT="0" distB="0" distL="0" distR="0" wp14:anchorId="3C0BFBC3" wp14:editId="32C642BB">
            <wp:extent cx="5943600" cy="2377440"/>
            <wp:effectExtent l="0" t="0" r="0" b="3810"/>
            <wp:docPr id="517573493" name="Picture 2"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3493" name="Picture 2" descr="A map of the eart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D341BAB" w14:textId="77777777" w:rsidR="00C07D17" w:rsidRDefault="00C07D17" w:rsidP="00C07D17">
      <w:pPr>
        <w:jc w:val="both"/>
        <w:rPr>
          <w:rFonts w:ascii="Times New Roman" w:hAnsi="Times New Roman" w:cs="Times New Roman"/>
        </w:rPr>
        <w:sectPr w:rsidR="00C07D17" w:rsidSect="008E2740">
          <w:pgSz w:w="12240" w:h="15840"/>
          <w:pgMar w:top="1440" w:right="1440" w:bottom="1440" w:left="1440" w:header="720" w:footer="720" w:gutter="0"/>
          <w:cols w:space="720"/>
          <w:docGrid w:linePitch="360"/>
        </w:sectPr>
      </w:pPr>
      <w:r w:rsidRPr="00106D54">
        <w:rPr>
          <w:rFonts w:ascii="Times New Roman" w:hAnsi="Times New Roman" w:cs="Times New Roman"/>
          <w:b/>
          <w:bCs/>
        </w:rPr>
        <w:t>Figure 3. Atmospheric Rivers</w:t>
      </w:r>
      <w:r>
        <w:rPr>
          <w:rFonts w:ascii="Times New Roman" w:hAnsi="Times New Roman" w:cs="Times New Roman"/>
          <w:b/>
          <w:bCs/>
        </w:rPr>
        <w:t>:</w:t>
      </w:r>
      <w:r w:rsidRPr="00106D54">
        <w:rPr>
          <w:rFonts w:ascii="Times New Roman" w:hAnsi="Times New Roman" w:cs="Times New Roman"/>
        </w:rPr>
        <w:t xml:space="preserve"> Linear trends in (a) </w:t>
      </w:r>
      <w:r>
        <w:rPr>
          <w:rFonts w:ascii="Times New Roman" w:hAnsi="Times New Roman" w:cs="Times New Roman"/>
        </w:rPr>
        <w:t>a 10-member mean from the CESM2-LE</w:t>
      </w:r>
      <w:r w:rsidRPr="00106D54">
        <w:rPr>
          <w:rFonts w:ascii="Times New Roman" w:hAnsi="Times New Roman" w:cs="Times New Roman"/>
        </w:rPr>
        <w:t xml:space="preserve"> and (b) iCESM1 JJA atmospheric river (AR) frequency from 1981-2022. (c) Area-weighted average of JJA AR frequency within the Arctic (70-90</w:t>
      </w:r>
      <w:r>
        <w:rPr>
          <w:rFonts w:ascii="Times New Roman" w:hAnsi="Times New Roman" w:cs="Times New Roman"/>
        </w:rPr>
        <w:sym w:font="Symbol" w:char="F0B0"/>
      </w:r>
      <w:r>
        <w:rPr>
          <w:rFonts w:ascii="Times New Roman" w:hAnsi="Times New Roman" w:cs="Times New Roman"/>
        </w:rPr>
        <w:t xml:space="preserve"> </w:t>
      </w:r>
      <w:r w:rsidRPr="00106D54">
        <w:rPr>
          <w:rFonts w:ascii="Times New Roman" w:hAnsi="Times New Roman" w:cs="Times New Roman"/>
        </w:rPr>
        <w:t>N) from the iCESM1</w:t>
      </w:r>
      <w:r>
        <w:rPr>
          <w:rFonts w:ascii="Times New Roman" w:hAnsi="Times New Roman" w:cs="Times New Roman"/>
        </w:rPr>
        <w:t xml:space="preserve"> (black) and ERA5 (purple)</w:t>
      </w:r>
      <w:r w:rsidRPr="00106D54">
        <w:rPr>
          <w:rFonts w:ascii="Times New Roman" w:hAnsi="Times New Roman" w:cs="Times New Roman"/>
        </w:rPr>
        <w:t>.</w:t>
      </w:r>
    </w:p>
    <w:p w14:paraId="1316387B" w14:textId="77777777" w:rsidR="00C07D17" w:rsidRPr="00106D54" w:rsidRDefault="00C07D17" w:rsidP="00C07D17">
      <w:pPr>
        <w:jc w:val="both"/>
        <w:rPr>
          <w:rFonts w:ascii="Times New Roman" w:hAnsi="Times New Roman" w:cs="Times New Roman"/>
        </w:rPr>
      </w:pPr>
      <w:r w:rsidRPr="00106D54">
        <w:rPr>
          <w:rFonts w:ascii="Times New Roman" w:hAnsi="Times New Roman" w:cs="Times New Roman"/>
          <w:noProof/>
        </w:rPr>
        <w:lastRenderedPageBreak/>
        <w:drawing>
          <wp:inline distT="0" distB="0" distL="0" distR="0" wp14:anchorId="7AFAC012" wp14:editId="00A75EF7">
            <wp:extent cx="5943600" cy="2773680"/>
            <wp:effectExtent l="0" t="0" r="0" b="0"/>
            <wp:docPr id="195278850"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8850" name="Picture 15" descr="Chart&#10;&#10;Description automatically generated"/>
                    <pic:cNvPicPr/>
                  </pic:nvPicPr>
                  <pic:blipFill>
                    <a:blip r:embed="rId14"/>
                    <a:stretch>
                      <a:fillRect/>
                    </a:stretch>
                  </pic:blipFill>
                  <pic:spPr>
                    <a:xfrm>
                      <a:off x="0" y="0"/>
                      <a:ext cx="5943600" cy="2773680"/>
                    </a:xfrm>
                    <a:prstGeom prst="rect">
                      <a:avLst/>
                    </a:prstGeom>
                  </pic:spPr>
                </pic:pic>
              </a:graphicData>
            </a:graphic>
          </wp:inline>
        </w:drawing>
      </w:r>
    </w:p>
    <w:p w14:paraId="5681737D" w14:textId="77777777" w:rsidR="00C07D17" w:rsidRDefault="00C07D17" w:rsidP="00C07D17">
      <w:pPr>
        <w:jc w:val="both"/>
        <w:rPr>
          <w:rFonts w:ascii="Times New Roman" w:hAnsi="Times New Roman" w:cs="Times New Roman"/>
        </w:rPr>
        <w:sectPr w:rsidR="00C07D17" w:rsidSect="008E2740">
          <w:pgSz w:w="12240" w:h="15840"/>
          <w:pgMar w:top="1440" w:right="1440" w:bottom="1440" w:left="1440" w:header="720" w:footer="720" w:gutter="0"/>
          <w:cols w:space="720"/>
          <w:docGrid w:linePitch="360"/>
        </w:sectPr>
      </w:pPr>
      <w:r w:rsidRPr="0068738C">
        <w:rPr>
          <w:rFonts w:ascii="Times New Roman" w:hAnsi="Times New Roman" w:cs="Times New Roman"/>
          <w:b/>
          <w:bCs/>
        </w:rPr>
        <w:t xml:space="preserve">Figure </w:t>
      </w:r>
      <w:r>
        <w:rPr>
          <w:rFonts w:ascii="Times New Roman" w:hAnsi="Times New Roman" w:cs="Times New Roman"/>
          <w:b/>
          <w:bCs/>
        </w:rPr>
        <w:t>4</w:t>
      </w:r>
      <w:r w:rsidRPr="0068738C">
        <w:rPr>
          <w:rFonts w:ascii="Times New Roman" w:hAnsi="Times New Roman" w:cs="Times New Roman"/>
          <w:b/>
          <w:bCs/>
        </w:rPr>
        <w:t xml:space="preserve">. </w:t>
      </w:r>
      <w:r>
        <w:rPr>
          <w:rFonts w:ascii="Times New Roman" w:hAnsi="Times New Roman" w:cs="Times New Roman"/>
          <w:b/>
          <w:bCs/>
        </w:rPr>
        <w:t>Regional contribution</w:t>
      </w:r>
      <w:r w:rsidRPr="0068738C">
        <w:rPr>
          <w:rFonts w:ascii="Times New Roman" w:hAnsi="Times New Roman" w:cs="Times New Roman"/>
          <w:b/>
          <w:bCs/>
        </w:rPr>
        <w:t xml:space="preserve"> to the Arctic summertime water vapor feedbac</w:t>
      </w:r>
      <w:r>
        <w:rPr>
          <w:rFonts w:ascii="Times New Roman" w:hAnsi="Times New Roman" w:cs="Times New Roman"/>
          <w:b/>
          <w:bCs/>
        </w:rPr>
        <w:t>k:</w:t>
      </w:r>
      <w:r w:rsidRPr="00106D54">
        <w:rPr>
          <w:rFonts w:ascii="Times New Roman" w:hAnsi="Times New Roman" w:cs="Times New Roman"/>
        </w:rPr>
        <w:t xml:space="preserve"> (a) Vertical structure of Arctic (70-90</w:t>
      </w:r>
      <w:r>
        <w:rPr>
          <w:rFonts w:ascii="Times New Roman" w:hAnsi="Times New Roman" w:cs="Times New Roman"/>
        </w:rPr>
        <w:sym w:font="Symbol" w:char="F0B0"/>
      </w:r>
      <w:r>
        <w:rPr>
          <w:rFonts w:ascii="Times New Roman" w:hAnsi="Times New Roman" w:cs="Times New Roman"/>
        </w:rPr>
        <w:t xml:space="preserve"> </w:t>
      </w:r>
      <w:r w:rsidRPr="00106D54">
        <w:rPr>
          <w:rFonts w:ascii="Times New Roman" w:hAnsi="Times New Roman" w:cs="Times New Roman"/>
        </w:rPr>
        <w:t>N) water vapor feedback</w:t>
      </w:r>
      <w:r>
        <w:rPr>
          <w:rFonts w:ascii="Times New Roman" w:hAnsi="Times New Roman" w:cs="Times New Roman"/>
        </w:rPr>
        <w:t xml:space="preserve"> (W m</w:t>
      </w:r>
      <w:r>
        <w:rPr>
          <w:rFonts w:ascii="Times New Roman" w:hAnsi="Times New Roman" w:cs="Times New Roman"/>
          <w:vertAlign w:val="superscript"/>
        </w:rPr>
        <w:t>-2</w:t>
      </w:r>
      <w:r>
        <w:rPr>
          <w:rFonts w:ascii="Times New Roman" w:hAnsi="Times New Roman" w:cs="Times New Roman"/>
        </w:rPr>
        <w:t xml:space="preserve"> K</w:t>
      </w:r>
      <w:r>
        <w:rPr>
          <w:rFonts w:ascii="Times New Roman" w:hAnsi="Times New Roman" w:cs="Times New Roman"/>
          <w:vertAlign w:val="superscript"/>
        </w:rPr>
        <w:t>-1</w:t>
      </w:r>
      <w:r>
        <w:rPr>
          <w:rFonts w:ascii="Times New Roman" w:hAnsi="Times New Roman" w:cs="Times New Roman"/>
        </w:rPr>
        <w:t>)</w:t>
      </w:r>
      <w:r w:rsidRPr="00106D54">
        <w:rPr>
          <w:rFonts w:ascii="Times New Roman" w:hAnsi="Times New Roman" w:cs="Times New Roman"/>
        </w:rPr>
        <w:t>, computed by removing water vapor from each tagged source region</w:t>
      </w:r>
      <w:r>
        <w:rPr>
          <w:rFonts w:ascii="Times New Roman" w:hAnsi="Times New Roman" w:cs="Times New Roman"/>
        </w:rPr>
        <w:t xml:space="preserve"> (x-axis)</w:t>
      </w:r>
      <w:r w:rsidRPr="00106D54">
        <w:rPr>
          <w:rFonts w:ascii="Times New Roman" w:hAnsi="Times New Roman" w:cs="Times New Roman"/>
        </w:rPr>
        <w:t>. (b) Total column integrated water vapor feedback</w:t>
      </w:r>
      <w:r>
        <w:rPr>
          <w:rFonts w:ascii="Times New Roman" w:hAnsi="Times New Roman" w:cs="Times New Roman"/>
        </w:rPr>
        <w:t xml:space="preserve"> (W m</w:t>
      </w:r>
      <w:r>
        <w:rPr>
          <w:rFonts w:ascii="Times New Roman" w:hAnsi="Times New Roman" w:cs="Times New Roman"/>
          <w:vertAlign w:val="superscript"/>
        </w:rPr>
        <w:t>-2</w:t>
      </w:r>
      <w:r>
        <w:rPr>
          <w:rFonts w:ascii="Times New Roman" w:hAnsi="Times New Roman" w:cs="Times New Roman"/>
        </w:rPr>
        <w:t>)</w:t>
      </w:r>
      <w:r w:rsidRPr="00106D54">
        <w:rPr>
          <w:rFonts w:ascii="Times New Roman" w:hAnsi="Times New Roman" w:cs="Times New Roman"/>
        </w:rPr>
        <w:t xml:space="preserve"> computed by removing water vapor sourced from each region. </w:t>
      </w:r>
      <w:r>
        <w:rPr>
          <w:rFonts w:ascii="Times New Roman" w:hAnsi="Times New Roman" w:cs="Times New Roman"/>
        </w:rPr>
        <w:t xml:space="preserve"> Region numbers in (a) are shown in panel (b). </w:t>
      </w:r>
    </w:p>
    <w:p w14:paraId="3F387414" w14:textId="77777777" w:rsidR="00C07D17" w:rsidRDefault="00C07D17" w:rsidP="00C07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FF2D6EA" wp14:editId="09E8D1E3">
            <wp:extent cx="5943600" cy="3962400"/>
            <wp:effectExtent l="0" t="0" r="0" b="0"/>
            <wp:docPr id="673856150" name="Picture 6" descr="A diagram of soil moisture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6150" name="Picture 6" descr="A diagram of soil moisture tre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C9EBCB" w14:textId="77777777" w:rsidR="00C07D17" w:rsidRDefault="00C07D17" w:rsidP="00C07D17">
      <w:pPr>
        <w:jc w:val="both"/>
        <w:rPr>
          <w:rFonts w:ascii="Times New Roman" w:hAnsi="Times New Roman" w:cs="Times New Roman"/>
          <w:b/>
          <w:bCs/>
        </w:rPr>
      </w:pPr>
      <w:r>
        <w:rPr>
          <w:rFonts w:ascii="Times New Roman" w:hAnsi="Times New Roman" w:cs="Times New Roman"/>
          <w:b/>
          <w:bCs/>
        </w:rPr>
        <w:t xml:space="preserve">Figure 5. Source and pathway for key region in northeastern Canada. </w:t>
      </w:r>
    </w:p>
    <w:p w14:paraId="2467C45B" w14:textId="77777777" w:rsidR="00C07D17" w:rsidRDefault="00C07D17" w:rsidP="00C07D17">
      <w:pPr>
        <w:jc w:val="both"/>
        <w:rPr>
          <w:rFonts w:ascii="Times New Roman" w:hAnsi="Times New Roman" w:cs="Times New Roman"/>
        </w:rPr>
      </w:pPr>
      <w:r w:rsidRPr="00E26342">
        <w:rPr>
          <w:rFonts w:ascii="Times New Roman" w:hAnsi="Times New Roman" w:cs="Times New Roman"/>
        </w:rPr>
        <w:t xml:space="preserve">(a) </w:t>
      </w:r>
      <w:r>
        <w:rPr>
          <w:rFonts w:ascii="Times New Roman" w:hAnsi="Times New Roman" w:cs="Times New Roman"/>
        </w:rPr>
        <w:t>Vertical structure of moistening (kg kg</w:t>
      </w:r>
      <w:r>
        <w:rPr>
          <w:rFonts w:ascii="Times New Roman" w:hAnsi="Times New Roman" w:cs="Times New Roman"/>
          <w:vertAlign w:val="superscript"/>
        </w:rPr>
        <w:t>-1</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associated with 9 smaller tagging regions within region 47. (b) The linear trends (1981-2022) in Arctic total column WV (kg m</w:t>
      </w:r>
      <w:r>
        <w:rPr>
          <w:rFonts w:ascii="Times New Roman" w:hAnsi="Times New Roman" w:cs="Times New Roman"/>
          <w:vertAlign w:val="superscript"/>
        </w:rPr>
        <w:t>-2</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originating from the 9 smaller regions within northeastern Canada. (c) The linear trends (1981-2022) in soil moisture (cm</w:t>
      </w:r>
      <w:r>
        <w:rPr>
          <w:rFonts w:ascii="Times New Roman" w:hAnsi="Times New Roman" w:cs="Times New Roman"/>
          <w:vertAlign w:val="superscript"/>
        </w:rPr>
        <w:t>3</w:t>
      </w:r>
      <w:r>
        <w:rPr>
          <w:rFonts w:ascii="Times New Roman" w:hAnsi="Times New Roman" w:cs="Times New Roman"/>
        </w:rPr>
        <w:t xml:space="preserve"> mm</w:t>
      </w:r>
      <w:r>
        <w:rPr>
          <w:rFonts w:ascii="Times New Roman" w:hAnsi="Times New Roman" w:cs="Times New Roman"/>
          <w:vertAlign w:val="superscript"/>
        </w:rPr>
        <w:t>-3</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w:t>
      </w:r>
    </w:p>
    <w:p w14:paraId="3BE4A968" w14:textId="77777777" w:rsidR="00C07D17" w:rsidRDefault="00C07D17" w:rsidP="00C07D17">
      <w:pPr>
        <w:jc w:val="both"/>
        <w:rPr>
          <w:rFonts w:ascii="Times New Roman" w:hAnsi="Times New Roman" w:cs="Times New Roman"/>
        </w:rPr>
      </w:pPr>
    </w:p>
    <w:p w14:paraId="4E43C629" w14:textId="77777777" w:rsidR="00C07D17" w:rsidRPr="00E26342" w:rsidRDefault="00C07D17" w:rsidP="00C07D17">
      <w:pPr>
        <w:jc w:val="both"/>
        <w:rPr>
          <w:rFonts w:ascii="Times New Roman" w:hAnsi="Times New Roman" w:cs="Times New Roman"/>
        </w:rPr>
      </w:pPr>
    </w:p>
    <w:p w14:paraId="1915E265" w14:textId="77777777" w:rsidR="00C07D17" w:rsidRDefault="00C07D17" w:rsidP="00C07D17">
      <w:pPr>
        <w:jc w:val="both"/>
        <w:rPr>
          <w:rFonts w:ascii="Times New Roman" w:hAnsi="Times New Roman" w:cs="Times New Roman"/>
          <w:b/>
          <w:bCs/>
        </w:rPr>
      </w:pPr>
    </w:p>
    <w:p w14:paraId="779B0BD0" w14:textId="77777777" w:rsidR="00C07D17" w:rsidRDefault="00C07D17" w:rsidP="00C07D17">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D44A92D" wp14:editId="6774E101">
            <wp:extent cx="5943600" cy="3169920"/>
            <wp:effectExtent l="0" t="0" r="0" b="5080"/>
            <wp:docPr id="1107834863"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4863" name="Picture 7"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2212393" w14:textId="3D0C6D57" w:rsidR="00C07D17" w:rsidRPr="00E26342" w:rsidRDefault="00C07D17" w:rsidP="00C07D17">
      <w:pPr>
        <w:jc w:val="both"/>
        <w:rPr>
          <w:rFonts w:ascii="Times New Roman" w:hAnsi="Times New Roman" w:cs="Times New Roman"/>
          <w:b/>
          <w:bCs/>
        </w:rPr>
      </w:pPr>
      <w:r w:rsidRPr="00E26342">
        <w:rPr>
          <w:rFonts w:ascii="Times New Roman" w:hAnsi="Times New Roman" w:cs="Times New Roman"/>
          <w:b/>
          <w:bCs/>
        </w:rPr>
        <w:t>Figure 6. A North American land capacitor effect.</w:t>
      </w:r>
    </w:p>
    <w:p w14:paraId="1C5E7F5E" w14:textId="77777777" w:rsidR="00C07D17" w:rsidRPr="00E26342" w:rsidRDefault="00C07D17" w:rsidP="00C07D17">
      <w:pPr>
        <w:jc w:val="both"/>
        <w:rPr>
          <w:rFonts w:ascii="Times New Roman" w:hAnsi="Times New Roman" w:cs="Times New Roman"/>
        </w:rPr>
      </w:pPr>
      <w:r>
        <w:rPr>
          <w:rFonts w:ascii="Times New Roman" w:hAnsi="Times New Roman" w:cs="Times New Roman"/>
        </w:rPr>
        <w:t>(a) Linear trends (1981-2022) in total precipitation (mm day</w:t>
      </w:r>
      <w:r>
        <w:rPr>
          <w:rFonts w:ascii="Times New Roman" w:hAnsi="Times New Roman" w:cs="Times New Roman"/>
          <w:vertAlign w:val="superscript"/>
        </w:rPr>
        <w:t>-1</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over region 41 from regions in the Northern Hemisphere (regions 25-54). (b) Linear trends (1981-2022) in precipitation (mm day</w:t>
      </w:r>
      <w:r>
        <w:rPr>
          <w:rFonts w:ascii="Times New Roman" w:hAnsi="Times New Roman" w:cs="Times New Roman"/>
          <w:vertAlign w:val="superscript"/>
        </w:rPr>
        <w:t>-1</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xml:space="preserve">) over the Arctic from regions in the Northern Hemisphere (regions 25-54). Shading only shows significant trends at the 95% confidence level. Dashed blue lines denote region 35 (Caribbean Sea) and region 47 (northeastern Canada). </w:t>
      </w:r>
    </w:p>
    <w:p w14:paraId="7048FF21" w14:textId="77777777" w:rsidR="00C07D17" w:rsidRDefault="00C07D17" w:rsidP="00C07D17">
      <w:pPr>
        <w:jc w:val="both"/>
        <w:rPr>
          <w:rFonts w:ascii="Times New Roman" w:hAnsi="Times New Roman" w:cs="Times New Roman"/>
          <w:b/>
          <w:bCs/>
        </w:rPr>
      </w:pPr>
    </w:p>
    <w:p w14:paraId="3B7087DB" w14:textId="77777777" w:rsidR="00C07D17" w:rsidRDefault="00C07D17" w:rsidP="00C07D17">
      <w:pPr>
        <w:jc w:val="both"/>
        <w:rPr>
          <w:rFonts w:ascii="Times New Roman" w:hAnsi="Times New Roman" w:cs="Times New Roman"/>
          <w:b/>
          <w:bCs/>
        </w:rPr>
      </w:pPr>
    </w:p>
    <w:p w14:paraId="6718A191" w14:textId="77777777" w:rsidR="00C07D17" w:rsidRDefault="00C07D17" w:rsidP="00C07D17">
      <w:pPr>
        <w:jc w:val="both"/>
        <w:rPr>
          <w:rFonts w:ascii="Times New Roman" w:hAnsi="Times New Roman" w:cs="Times New Roman"/>
          <w:b/>
          <w:bCs/>
        </w:rPr>
      </w:pPr>
    </w:p>
    <w:p w14:paraId="36FB1CAE" w14:textId="77777777" w:rsidR="00C07D17" w:rsidRDefault="00C07D17" w:rsidP="00C07D17">
      <w:pPr>
        <w:jc w:val="both"/>
        <w:rPr>
          <w:rFonts w:ascii="Times New Roman" w:hAnsi="Times New Roman" w:cs="Times New Roman"/>
          <w:b/>
          <w:bCs/>
        </w:rPr>
      </w:pPr>
    </w:p>
    <w:p w14:paraId="5A88135B" w14:textId="77777777" w:rsidR="00C07D17" w:rsidRDefault="00C07D17" w:rsidP="00C07D17">
      <w:pPr>
        <w:jc w:val="both"/>
        <w:rPr>
          <w:rFonts w:ascii="Times New Roman" w:hAnsi="Times New Roman" w:cs="Times New Roman"/>
          <w:b/>
          <w:bCs/>
        </w:rPr>
      </w:pPr>
    </w:p>
    <w:p w14:paraId="315B6339" w14:textId="77777777" w:rsidR="00C07D17" w:rsidRDefault="00C07D17" w:rsidP="00C07D17">
      <w:pPr>
        <w:jc w:val="both"/>
        <w:rPr>
          <w:rFonts w:ascii="Times New Roman" w:hAnsi="Times New Roman" w:cs="Times New Roman"/>
          <w:b/>
          <w:bCs/>
        </w:rPr>
      </w:pPr>
    </w:p>
    <w:p w14:paraId="19FA6165" w14:textId="77777777" w:rsidR="00C07D17" w:rsidRDefault="00C07D17" w:rsidP="00C07D17">
      <w:pPr>
        <w:jc w:val="both"/>
        <w:rPr>
          <w:rFonts w:ascii="Times New Roman" w:hAnsi="Times New Roman" w:cs="Times New Roman"/>
          <w:b/>
          <w:bCs/>
        </w:rPr>
      </w:pPr>
    </w:p>
    <w:p w14:paraId="35771172" w14:textId="77777777" w:rsidR="00C07D17" w:rsidRDefault="00C07D17" w:rsidP="00C07D17">
      <w:pPr>
        <w:jc w:val="both"/>
        <w:rPr>
          <w:rFonts w:ascii="Times New Roman" w:hAnsi="Times New Roman" w:cs="Times New Roman"/>
          <w:b/>
          <w:bCs/>
        </w:rPr>
      </w:pPr>
    </w:p>
    <w:p w14:paraId="33E50D45" w14:textId="77777777" w:rsidR="00C07D17" w:rsidRDefault="00C07D17" w:rsidP="00C07D17">
      <w:pPr>
        <w:jc w:val="both"/>
        <w:rPr>
          <w:rFonts w:ascii="Times New Roman" w:hAnsi="Times New Roman" w:cs="Times New Roman"/>
          <w:b/>
          <w:bCs/>
        </w:rPr>
      </w:pPr>
    </w:p>
    <w:p w14:paraId="753AD526" w14:textId="77777777" w:rsidR="00C07D17" w:rsidRDefault="00C07D17" w:rsidP="00C07D17">
      <w:pPr>
        <w:jc w:val="both"/>
        <w:rPr>
          <w:rFonts w:ascii="Times New Roman" w:hAnsi="Times New Roman" w:cs="Times New Roman"/>
          <w:b/>
          <w:bCs/>
        </w:rPr>
      </w:pPr>
    </w:p>
    <w:p w14:paraId="44C89416" w14:textId="77777777" w:rsidR="00140CCD" w:rsidRDefault="00140CCD" w:rsidP="00C07D17">
      <w:pPr>
        <w:jc w:val="both"/>
        <w:rPr>
          <w:rFonts w:ascii="Times New Roman" w:hAnsi="Times New Roman" w:cs="Times New Roman"/>
          <w:b/>
          <w:bCs/>
        </w:rPr>
      </w:pPr>
    </w:p>
    <w:p w14:paraId="7EEB544D" w14:textId="52B354C9" w:rsidR="00C07D17" w:rsidRDefault="00C07D17" w:rsidP="00C07D17">
      <w:pPr>
        <w:jc w:val="both"/>
        <w:rPr>
          <w:rFonts w:ascii="Times New Roman" w:hAnsi="Times New Roman" w:cs="Times New Roman"/>
          <w:b/>
          <w:bCs/>
        </w:rPr>
      </w:pPr>
      <w:r>
        <w:rPr>
          <w:rFonts w:ascii="Times New Roman" w:hAnsi="Times New Roman" w:cs="Times New Roman"/>
          <w:b/>
          <w:bCs/>
        </w:rPr>
        <w:lastRenderedPageBreak/>
        <w:t>Supplementary Figures:</w:t>
      </w:r>
    </w:p>
    <w:p w14:paraId="250E07A8" w14:textId="77777777" w:rsidR="00C07D17" w:rsidRDefault="00C07D17" w:rsidP="00C07D17">
      <w:pPr>
        <w:jc w:val="both"/>
        <w:rPr>
          <w:rFonts w:ascii="Times New Roman" w:hAnsi="Times New Roman" w:cs="Times New Roman"/>
          <w:b/>
          <w:bCs/>
        </w:rPr>
      </w:pPr>
    </w:p>
    <w:p w14:paraId="26489146" w14:textId="77777777" w:rsidR="00C07D17" w:rsidRDefault="00C07D17" w:rsidP="00C07D17">
      <w:pPr>
        <w:jc w:val="both"/>
        <w:rPr>
          <w:rFonts w:ascii="Times New Roman" w:hAnsi="Times New Roman" w:cs="Times New Roman"/>
          <w:b/>
          <w:bCs/>
        </w:rPr>
      </w:pPr>
    </w:p>
    <w:p w14:paraId="48F9EAB8" w14:textId="77777777" w:rsidR="00C07D17" w:rsidRPr="00106D54" w:rsidRDefault="00C07D17" w:rsidP="00C07D17">
      <w:pPr>
        <w:jc w:val="both"/>
        <w:rPr>
          <w:rFonts w:ascii="Times New Roman" w:hAnsi="Times New Roman" w:cs="Times New Roman"/>
        </w:rPr>
      </w:pPr>
      <w:r w:rsidRPr="00106D54">
        <w:rPr>
          <w:rFonts w:ascii="Times New Roman" w:hAnsi="Times New Roman" w:cs="Times New Roman"/>
          <w:noProof/>
        </w:rPr>
        <w:drawing>
          <wp:inline distT="0" distB="0" distL="0" distR="0" wp14:anchorId="282D0D31" wp14:editId="635FCE17">
            <wp:extent cx="5943600" cy="2773680"/>
            <wp:effectExtent l="0" t="0" r="0" b="0"/>
            <wp:docPr id="190356735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7352" name="Picture 3" descr="Diagram&#10;&#10;Description automatically generated"/>
                    <pic:cNvPicPr/>
                  </pic:nvPicPr>
                  <pic:blipFill>
                    <a:blip r:embed="rId17"/>
                    <a:stretch>
                      <a:fillRect/>
                    </a:stretch>
                  </pic:blipFill>
                  <pic:spPr>
                    <a:xfrm>
                      <a:off x="0" y="0"/>
                      <a:ext cx="5943600" cy="2773680"/>
                    </a:xfrm>
                    <a:prstGeom prst="rect">
                      <a:avLst/>
                    </a:prstGeom>
                  </pic:spPr>
                </pic:pic>
              </a:graphicData>
            </a:graphic>
          </wp:inline>
        </w:drawing>
      </w:r>
    </w:p>
    <w:p w14:paraId="36AE68D7" w14:textId="77777777" w:rsidR="00C07D17" w:rsidRPr="00FE4F66" w:rsidRDefault="00C07D17" w:rsidP="00C07D17">
      <w:pPr>
        <w:jc w:val="both"/>
        <w:rPr>
          <w:rFonts w:ascii="Times New Roman" w:hAnsi="Times New Roman" w:cs="Times New Roman"/>
        </w:rPr>
      </w:pPr>
      <w:r>
        <w:rPr>
          <w:rFonts w:ascii="Times New Roman" w:hAnsi="Times New Roman" w:cs="Times New Roman"/>
          <w:b/>
          <w:bCs/>
        </w:rPr>
        <w:t>Supplementary Figure 1</w:t>
      </w:r>
      <w:commentRangeStart w:id="55"/>
      <w:r w:rsidRPr="0068738C">
        <w:rPr>
          <w:rFonts w:ascii="Times New Roman" w:hAnsi="Times New Roman" w:cs="Times New Roman"/>
          <w:b/>
          <w:bCs/>
        </w:rPr>
        <w:t xml:space="preserve">. </w:t>
      </w:r>
      <w:r>
        <w:rPr>
          <w:rFonts w:ascii="Times New Roman" w:hAnsi="Times New Roman" w:cs="Times New Roman"/>
          <w:b/>
          <w:bCs/>
        </w:rPr>
        <w:t>M</w:t>
      </w:r>
      <w:commentRangeStart w:id="56"/>
      <w:r>
        <w:rPr>
          <w:rFonts w:ascii="Times New Roman" w:hAnsi="Times New Roman" w:cs="Times New Roman"/>
          <w:b/>
          <w:bCs/>
        </w:rPr>
        <w:t>ajor moisture transport p</w:t>
      </w:r>
      <w:r w:rsidRPr="0068738C">
        <w:rPr>
          <w:rFonts w:ascii="Times New Roman" w:hAnsi="Times New Roman" w:cs="Times New Roman"/>
          <w:b/>
          <w:bCs/>
        </w:rPr>
        <w:t>athways</w:t>
      </w:r>
      <w:commentRangeEnd w:id="55"/>
      <w:r>
        <w:rPr>
          <w:rStyle w:val="CommentReference"/>
        </w:rPr>
        <w:commentReference w:id="55"/>
      </w:r>
      <w:r w:rsidRPr="0068738C">
        <w:rPr>
          <w:rFonts w:ascii="Times New Roman" w:hAnsi="Times New Roman" w:cs="Times New Roman"/>
          <w:b/>
          <w:bCs/>
        </w:rPr>
        <w:t>:</w:t>
      </w:r>
      <w:commentRangeEnd w:id="56"/>
      <w:r>
        <w:rPr>
          <w:rStyle w:val="CommentReference"/>
        </w:rPr>
        <w:commentReference w:id="56"/>
      </w:r>
      <w:r w:rsidRPr="00106D54">
        <w:rPr>
          <w:rFonts w:ascii="Times New Roman" w:hAnsi="Times New Roman" w:cs="Times New Roman"/>
        </w:rPr>
        <w:t xml:space="preserve"> (a) Trends in zonal mean (180-320</w:t>
      </w:r>
      <w:r w:rsidRPr="00106D54">
        <w:rPr>
          <w:rFonts w:ascii="Times New Roman" w:hAnsi="Times New Roman" w:cs="Times New Roman"/>
        </w:rPr>
        <w:sym w:font="Symbol" w:char="F0B0"/>
      </w:r>
      <w:r w:rsidRPr="00106D54">
        <w:rPr>
          <w:rFonts w:ascii="Times New Roman" w:hAnsi="Times New Roman" w:cs="Times New Roman"/>
        </w:rPr>
        <w:t xml:space="preserve"> W) water vapor transport from North American land-based sources (shading, kg m-1 s-1 decade-1) and equivale</w:t>
      </w:r>
      <w:commentRangeStart w:id="57"/>
      <w:r w:rsidRPr="00106D54">
        <w:rPr>
          <w:rFonts w:ascii="Times New Roman" w:hAnsi="Times New Roman" w:cs="Times New Roman"/>
        </w:rPr>
        <w:t>nt potential temperature</w:t>
      </w:r>
      <w:commentRangeEnd w:id="57"/>
      <w:r>
        <w:rPr>
          <w:rStyle w:val="CommentReference"/>
        </w:rPr>
        <w:commentReference w:id="57"/>
      </w:r>
      <w:r w:rsidRPr="00106D54">
        <w:rPr>
          <w:rFonts w:ascii="Times New Roman" w:hAnsi="Times New Roman" w:cs="Times New Roman"/>
        </w:rPr>
        <w:t xml:space="preserve"> (red contours, K decade-1). Green shading indicates poleward (right) transport. Black contours show 1979-2022 mean isotherms. (b) Trends in zonal mean (340-160</w:t>
      </w:r>
      <w:r w:rsidRPr="00106D54">
        <w:rPr>
          <w:rFonts w:ascii="Times New Roman" w:hAnsi="Times New Roman" w:cs="Times New Roman"/>
        </w:rPr>
        <w:sym w:font="Symbol" w:char="F0B0"/>
      </w:r>
      <w:r w:rsidRPr="00106D54">
        <w:rPr>
          <w:rFonts w:ascii="Times New Roman" w:hAnsi="Times New Roman" w:cs="Times New Roman"/>
        </w:rPr>
        <w:t xml:space="preserve"> W) water vapor transport (shading) and equivalent potential temperature (red contours). Black contours show mean isotherms. (b) Trends in zonal mean (180-320</w:t>
      </w:r>
      <w:r w:rsidRPr="00106D54">
        <w:rPr>
          <w:rFonts w:ascii="Times New Roman" w:hAnsi="Times New Roman" w:cs="Times New Roman"/>
        </w:rPr>
        <w:sym w:font="Symbol" w:char="F0B0"/>
      </w:r>
      <w:r w:rsidRPr="00106D54">
        <w:rPr>
          <w:rFonts w:ascii="Times New Roman" w:hAnsi="Times New Roman" w:cs="Times New Roman"/>
        </w:rPr>
        <w:t xml:space="preserve"> E) water vapor transport from Eurasian land-based sources (shading, kg m-1 s-1 decade-1) and equivalent potential temperature (red contours, K decade-1). Black conto</w:t>
      </w:r>
      <w:commentRangeStart w:id="58"/>
      <w:r w:rsidRPr="00106D54">
        <w:rPr>
          <w:rFonts w:ascii="Times New Roman" w:hAnsi="Times New Roman" w:cs="Times New Roman"/>
        </w:rPr>
        <w:t xml:space="preserve">urs show 1979-2022 mean isotherms. </w:t>
      </w:r>
      <w:commentRangeEnd w:id="58"/>
      <w:r>
        <w:rPr>
          <w:rStyle w:val="CommentReference"/>
        </w:rPr>
        <w:commentReference w:id="58"/>
      </w:r>
    </w:p>
    <w:p w14:paraId="5BF8CB55" w14:textId="77777777" w:rsidR="00C07D17" w:rsidRDefault="00C07D17" w:rsidP="00C07D17">
      <w:pPr>
        <w:jc w:val="both"/>
        <w:rPr>
          <w:rFonts w:ascii="Times New Roman" w:hAnsi="Times New Roman" w:cs="Times New Roman"/>
        </w:rPr>
      </w:pPr>
    </w:p>
    <w:p w14:paraId="729D63CD" w14:textId="77777777" w:rsidR="00C07D17" w:rsidRPr="00106D54" w:rsidRDefault="00C07D17" w:rsidP="00C07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D723885" wp14:editId="51EF434C">
            <wp:extent cx="5943600" cy="5943600"/>
            <wp:effectExtent l="0" t="0" r="0" b="0"/>
            <wp:docPr id="1077160334" name="Picture 2"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0334" name="Picture 2" descr="A group of graphs showing different types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0AAD34" w14:textId="77777777" w:rsidR="00C07D17" w:rsidRDefault="00C07D17" w:rsidP="00C07D17">
      <w:pPr>
        <w:jc w:val="both"/>
        <w:rPr>
          <w:rFonts w:ascii="Times New Roman" w:hAnsi="Times New Roman" w:cs="Times New Roman"/>
        </w:rPr>
        <w:sectPr w:rsidR="00C07D17" w:rsidSect="008E2740">
          <w:pgSz w:w="12240" w:h="15840"/>
          <w:pgMar w:top="1440" w:right="1440" w:bottom="1440" w:left="1440" w:header="720" w:footer="720" w:gutter="0"/>
          <w:cols w:space="720"/>
          <w:docGrid w:linePitch="360"/>
        </w:sectPr>
      </w:pPr>
      <w:r>
        <w:rPr>
          <w:rFonts w:ascii="Times New Roman" w:hAnsi="Times New Roman" w:cs="Times New Roman"/>
          <w:b/>
          <w:bCs/>
        </w:rPr>
        <w:t>Supplementary Figure 2</w:t>
      </w:r>
      <w:r w:rsidRPr="0068738C">
        <w:rPr>
          <w:rFonts w:ascii="Times New Roman" w:hAnsi="Times New Roman" w:cs="Times New Roman"/>
          <w:b/>
          <w:bCs/>
        </w:rPr>
        <w:t xml:space="preserve">. </w:t>
      </w:r>
      <w:r>
        <w:rPr>
          <w:rFonts w:ascii="Times New Roman" w:hAnsi="Times New Roman" w:cs="Times New Roman"/>
          <w:b/>
          <w:bCs/>
        </w:rPr>
        <w:t>Zonal mean w</w:t>
      </w:r>
      <w:r w:rsidRPr="0068738C">
        <w:rPr>
          <w:rFonts w:ascii="Times New Roman" w:hAnsi="Times New Roman" w:cs="Times New Roman"/>
          <w:b/>
          <w:bCs/>
        </w:rPr>
        <w:t xml:space="preserve">ater </w:t>
      </w:r>
      <w:r>
        <w:rPr>
          <w:rFonts w:ascii="Times New Roman" w:hAnsi="Times New Roman" w:cs="Times New Roman"/>
          <w:b/>
          <w:bCs/>
        </w:rPr>
        <w:t>v</w:t>
      </w:r>
      <w:r w:rsidRPr="0068738C">
        <w:rPr>
          <w:rFonts w:ascii="Times New Roman" w:hAnsi="Times New Roman" w:cs="Times New Roman"/>
          <w:b/>
          <w:bCs/>
        </w:rPr>
        <w:t>apor feedbac</w:t>
      </w:r>
      <w:r>
        <w:rPr>
          <w:rFonts w:ascii="Times New Roman" w:hAnsi="Times New Roman" w:cs="Times New Roman"/>
          <w:b/>
          <w:bCs/>
        </w:rPr>
        <w:t>k:</w:t>
      </w:r>
      <w:r>
        <w:rPr>
          <w:rFonts w:ascii="Times New Roman" w:hAnsi="Times New Roman" w:cs="Times New Roman"/>
        </w:rPr>
        <w:t xml:space="preserve"> The zonal mean water vapor feedback (W m</w:t>
      </w:r>
      <w:r>
        <w:rPr>
          <w:rFonts w:ascii="Times New Roman" w:hAnsi="Times New Roman" w:cs="Times New Roman"/>
          <w:vertAlign w:val="superscript"/>
        </w:rPr>
        <w:t>-2</w:t>
      </w:r>
      <w:r>
        <w:rPr>
          <w:rFonts w:ascii="Times New Roman" w:hAnsi="Times New Roman" w:cs="Times New Roman"/>
        </w:rPr>
        <w:t>) in iCESM1 using the (a) ERA5 or (b) CAM5 radiative kernels and (c) the difference between the two approaches.</w:t>
      </w:r>
    </w:p>
    <w:p w14:paraId="03A375CB" w14:textId="77777777" w:rsidR="00C07D17" w:rsidRDefault="00C07D17" w:rsidP="00C07D17">
      <w:pPr>
        <w:jc w:val="both"/>
        <w:rPr>
          <w:rFonts w:ascii="Times New Roman" w:hAnsi="Times New Roman" w:cs="Times New Roman"/>
        </w:rPr>
      </w:pPr>
    </w:p>
    <w:p w14:paraId="30EA8E51" w14:textId="77777777" w:rsidR="00C07D17" w:rsidRDefault="00C07D17" w:rsidP="00C07D17">
      <w:pPr>
        <w:jc w:val="both"/>
        <w:rPr>
          <w:rFonts w:ascii="Times New Roman" w:hAnsi="Times New Roman" w:cs="Times New Roman"/>
        </w:rPr>
      </w:pPr>
      <w:r>
        <w:rPr>
          <w:rFonts w:ascii="Times New Roman" w:hAnsi="Times New Roman" w:cs="Times New Roman"/>
          <w:b/>
          <w:bCs/>
          <w:noProof/>
        </w:rPr>
        <w:drawing>
          <wp:inline distT="0" distB="0" distL="0" distR="0" wp14:anchorId="62F5938C" wp14:editId="022A5301">
            <wp:extent cx="5852172" cy="4389129"/>
            <wp:effectExtent l="0" t="0" r="0" b="0"/>
            <wp:docPr id="1887177145" name="Picture 8" descr="A graph of a number of red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7145" name="Picture 8" descr="A graph of a number of red and blue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1627B4A" w14:textId="77777777" w:rsidR="00C07D17" w:rsidRDefault="00C07D17" w:rsidP="00C07D17">
      <w:pPr>
        <w:jc w:val="both"/>
        <w:rPr>
          <w:rFonts w:ascii="Times New Roman" w:hAnsi="Times New Roman" w:cs="Times New Roman"/>
          <w:b/>
          <w:bCs/>
        </w:rPr>
      </w:pPr>
      <w:r>
        <w:rPr>
          <w:rFonts w:ascii="Times New Roman" w:hAnsi="Times New Roman" w:cs="Times New Roman"/>
          <w:b/>
          <w:bCs/>
        </w:rPr>
        <w:t>Supplementary Figure 3.</w:t>
      </w:r>
    </w:p>
    <w:p w14:paraId="2A2092C3" w14:textId="77777777" w:rsidR="00C07D17" w:rsidRDefault="00C07D17" w:rsidP="00C07D17">
      <w:pPr>
        <w:jc w:val="both"/>
        <w:rPr>
          <w:rFonts w:ascii="Times New Roman" w:hAnsi="Times New Roman" w:cs="Times New Roman"/>
          <w:b/>
          <w:bCs/>
        </w:rPr>
      </w:pPr>
    </w:p>
    <w:p w14:paraId="3EAB0441" w14:textId="77777777" w:rsidR="00C07D17" w:rsidRDefault="00C07D17" w:rsidP="00C07D17">
      <w:pPr>
        <w:jc w:val="both"/>
        <w:rPr>
          <w:rFonts w:ascii="Times New Roman" w:hAnsi="Times New Roman" w:cs="Times New Roman"/>
          <w:b/>
          <w:bCs/>
        </w:rPr>
      </w:pPr>
    </w:p>
    <w:p w14:paraId="41CEFB0B" w14:textId="77777777" w:rsidR="00C07D17" w:rsidRDefault="00C07D17" w:rsidP="00C07D1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CBF0B7B" wp14:editId="3828376B">
            <wp:extent cx="5943600" cy="3253740"/>
            <wp:effectExtent l="0" t="0" r="0" b="3810"/>
            <wp:docPr id="554720325" name="Picture 5" descr="A group of map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0325" name="Picture 5" descr="A group of maps with numbers&#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t="9038" b="8846"/>
                    <a:stretch/>
                  </pic:blipFill>
                  <pic:spPr bwMode="auto">
                    <a:xfrm>
                      <a:off x="0" y="0"/>
                      <a:ext cx="5943600" cy="3253740"/>
                    </a:xfrm>
                    <a:prstGeom prst="rect">
                      <a:avLst/>
                    </a:prstGeom>
                    <a:ln>
                      <a:noFill/>
                    </a:ln>
                    <a:extLst>
                      <a:ext uri="{53640926-AAD7-44D8-BBD7-CCE9431645EC}">
                        <a14:shadowObscured xmlns:a14="http://schemas.microsoft.com/office/drawing/2010/main"/>
                      </a:ext>
                    </a:extLst>
                  </pic:spPr>
                </pic:pic>
              </a:graphicData>
            </a:graphic>
          </wp:inline>
        </w:drawing>
      </w:r>
    </w:p>
    <w:p w14:paraId="3C81AF23" w14:textId="2693C71B" w:rsidR="00C07D17" w:rsidRDefault="00C07D17" w:rsidP="00C07D17">
      <w:pPr>
        <w:jc w:val="both"/>
        <w:rPr>
          <w:rFonts w:ascii="Times New Roman" w:hAnsi="Times New Roman" w:cs="Times New Roman"/>
        </w:rPr>
      </w:pPr>
      <w:r>
        <w:rPr>
          <w:rFonts w:ascii="Times New Roman" w:hAnsi="Times New Roman" w:cs="Times New Roman"/>
          <w:b/>
          <w:bCs/>
        </w:rPr>
        <w:t>Supplementary Figure 4</w:t>
      </w:r>
      <w:r w:rsidRPr="0068738C">
        <w:rPr>
          <w:rFonts w:ascii="Times New Roman" w:hAnsi="Times New Roman" w:cs="Times New Roman"/>
          <w:b/>
          <w:bCs/>
        </w:rPr>
        <w:t xml:space="preserve">. </w:t>
      </w:r>
      <w:r>
        <w:rPr>
          <w:rFonts w:ascii="Times New Roman" w:hAnsi="Times New Roman" w:cs="Times New Roman"/>
          <w:b/>
          <w:bCs/>
        </w:rPr>
        <w:t>A North American land capacitor effect</w:t>
      </w:r>
      <w:r w:rsidRPr="0068738C">
        <w:rPr>
          <w:rFonts w:ascii="Times New Roman" w:hAnsi="Times New Roman" w:cs="Times New Roman"/>
          <w:b/>
          <w:bCs/>
        </w:rPr>
        <w:t>:</w:t>
      </w:r>
      <w:r w:rsidRPr="00106D54">
        <w:rPr>
          <w:rFonts w:ascii="Times New Roman" w:hAnsi="Times New Roman" w:cs="Times New Roman"/>
        </w:rPr>
        <w:t xml:space="preserve"> </w:t>
      </w:r>
      <w:r>
        <w:rPr>
          <w:rFonts w:ascii="Times New Roman" w:hAnsi="Times New Roman" w:cs="Times New Roman"/>
        </w:rPr>
        <w:t>1981-2022 trends in (a) MAM and (b) JJA total precipitation (mm day</w:t>
      </w:r>
      <w:r>
        <w:rPr>
          <w:rFonts w:ascii="Times New Roman" w:hAnsi="Times New Roman" w:cs="Times New Roman"/>
          <w:vertAlign w:val="superscript"/>
        </w:rPr>
        <w:t>-1</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from outside of region 47 (remote). (c) 1981-2022 trends in total column soil moisture (mm</w:t>
      </w:r>
      <w:r>
        <w:rPr>
          <w:rFonts w:ascii="Times New Roman" w:hAnsi="Times New Roman" w:cs="Times New Roman"/>
          <w:vertAlign w:val="superscript"/>
        </w:rPr>
        <w:t>3</w:t>
      </w:r>
      <w:r>
        <w:rPr>
          <w:rFonts w:ascii="Times New Roman" w:hAnsi="Times New Roman" w:cs="Times New Roman"/>
        </w:rPr>
        <w:t xml:space="preserve"> mm</w:t>
      </w:r>
      <w:r>
        <w:rPr>
          <w:rFonts w:ascii="Times New Roman" w:hAnsi="Times New Roman" w:cs="Times New Roman"/>
          <w:vertAlign w:val="superscript"/>
        </w:rPr>
        <w:t>-3</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from the iCESM1 nudged simulations. (d) 1981-2022 trends in JJA total precipitation (mm day</w:t>
      </w:r>
      <w:r>
        <w:rPr>
          <w:rFonts w:ascii="Times New Roman" w:hAnsi="Times New Roman" w:cs="Times New Roman"/>
          <w:vertAlign w:val="superscript"/>
        </w:rPr>
        <w:t>-1</w:t>
      </w:r>
      <w:r>
        <w:rPr>
          <w:rFonts w:ascii="Times New Roman" w:hAnsi="Times New Roman" w:cs="Times New Roman"/>
        </w:rPr>
        <w:t xml:space="preserve"> decade</w:t>
      </w:r>
      <w:r>
        <w:rPr>
          <w:rFonts w:ascii="Times New Roman" w:hAnsi="Times New Roman" w:cs="Times New Roman"/>
          <w:vertAlign w:val="superscript"/>
        </w:rPr>
        <w:t>-1</w:t>
      </w:r>
      <w:r>
        <w:rPr>
          <w:rFonts w:ascii="Times New Roman" w:hAnsi="Times New Roman" w:cs="Times New Roman"/>
        </w:rPr>
        <w:t>) from region 47 outlined in red. Note the scale in panel (d) is 1/3 of those in panels (a) and (b). The red box indicates region 47 from Figure 2 and 5.</w:t>
      </w:r>
    </w:p>
    <w:p w14:paraId="562898E5" w14:textId="77777777" w:rsidR="00C07D17" w:rsidRPr="00E8384B" w:rsidRDefault="00C07D17" w:rsidP="00C07D17">
      <w:pPr>
        <w:jc w:val="both"/>
        <w:rPr>
          <w:rFonts w:ascii="Times New Roman" w:hAnsi="Times New Roman" w:cs="Times New Roman"/>
          <w:b/>
          <w:bCs/>
        </w:rPr>
      </w:pPr>
    </w:p>
    <w:p w14:paraId="792867A0" w14:textId="38CA936F" w:rsidR="00EB18A7" w:rsidRPr="00EB18A7" w:rsidRDefault="00EB18A7" w:rsidP="00EB18A7">
      <w:pPr>
        <w:pStyle w:val="Heading-Main"/>
        <w:jc w:val="both"/>
        <w:rPr>
          <w:b w:val="0"/>
          <w:bCs w:val="0"/>
          <w:kern w:val="0"/>
        </w:rPr>
      </w:pPr>
    </w:p>
    <w:sectPr w:rsidR="00EB18A7" w:rsidRPr="00EB18A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Qinghua Ding" w:date="2024-01-20T11:37:00Z" w:initials="QD">
    <w:p w14:paraId="56FEEFF0" w14:textId="77777777" w:rsidR="004431D3" w:rsidRDefault="004431D3" w:rsidP="004431D3">
      <w:pPr>
        <w:pStyle w:val="CommentText"/>
      </w:pPr>
      <w:r>
        <w:rPr>
          <w:rStyle w:val="CommentReference"/>
        </w:rPr>
        <w:annotationRef/>
      </w:r>
      <w:r>
        <w:t>She told us to use era5 kernel and she may also have some good ideas on this topic.</w:t>
      </w:r>
    </w:p>
    <w:p w14:paraId="0D47BC75" w14:textId="77777777" w:rsidR="004431D3" w:rsidRDefault="004431D3" w:rsidP="004431D3">
      <w:pPr>
        <w:pStyle w:val="CommentText"/>
      </w:pPr>
    </w:p>
    <w:p w14:paraId="1415880F" w14:textId="77777777" w:rsidR="004431D3" w:rsidRDefault="004431D3" w:rsidP="004431D3">
      <w:pPr>
        <w:pStyle w:val="CommentText"/>
      </w:pPr>
      <w:r>
        <w:t>We may need to add Bin too.</w:t>
      </w:r>
    </w:p>
    <w:p w14:paraId="191159BB" w14:textId="77777777" w:rsidR="004431D3" w:rsidRDefault="004431D3" w:rsidP="004431D3">
      <w:pPr>
        <w:pStyle w:val="CommentText"/>
      </w:pPr>
    </w:p>
  </w:comment>
  <w:comment w:id="2" w:author="Qinghua Ding" w:date="2024-01-20T19:05:00Z" w:initials="QD">
    <w:p w14:paraId="49AC09D7" w14:textId="77777777" w:rsidR="004431D3" w:rsidRDefault="004431D3" w:rsidP="004431D3">
      <w:pPr>
        <w:pStyle w:val="CommentText"/>
      </w:pPr>
      <w:r>
        <w:rPr>
          <w:rStyle w:val="CommentReference"/>
        </w:rPr>
        <w:annotationRef/>
      </w:r>
      <w:r>
        <w:t>If possible, also add my name here since this is the first technical paper of our project.</w:t>
      </w:r>
    </w:p>
  </w:comment>
  <w:comment w:id="3" w:author="Ian Baxter [2]" w:date="2024-01-22T14:14:00Z" w:initials="IB">
    <w:p w14:paraId="68024BB4" w14:textId="77777777" w:rsidR="004431D3" w:rsidRDefault="004431D3" w:rsidP="004431D3">
      <w:pPr>
        <w:pStyle w:val="CommentText"/>
        <w:numPr>
          <w:ilvl w:val="0"/>
          <w:numId w:val="2"/>
        </w:numPr>
      </w:pPr>
      <w:r>
        <w:rPr>
          <w:rStyle w:val="CommentReference"/>
        </w:rPr>
        <w:annotationRef/>
      </w:r>
      <w:r>
        <w:t>Soil moisture</w:t>
      </w:r>
      <w:r>
        <w:br/>
        <w:t>air-land interactions</w:t>
      </w:r>
      <w:r>
        <w:br/>
        <w:t>90% of precip from ocean, 40-50% land in summer</w:t>
      </w:r>
    </w:p>
    <w:p w14:paraId="3B1F26FC" w14:textId="77777777" w:rsidR="004431D3" w:rsidRDefault="004431D3" w:rsidP="004431D3">
      <w:pPr>
        <w:pStyle w:val="CommentText"/>
        <w:numPr>
          <w:ilvl w:val="0"/>
          <w:numId w:val="2"/>
        </w:numPr>
      </w:pPr>
      <w:r>
        <w:t>ARs</w:t>
      </w:r>
      <w:r>
        <w:br/>
        <w:t>remove ARs</w:t>
      </w:r>
    </w:p>
    <w:p w14:paraId="35276F48" w14:textId="77777777" w:rsidR="004431D3" w:rsidRDefault="004431D3" w:rsidP="004431D3">
      <w:pPr>
        <w:pStyle w:val="CommentText"/>
        <w:numPr>
          <w:ilvl w:val="0"/>
          <w:numId w:val="2"/>
        </w:numPr>
      </w:pPr>
      <w:r>
        <w:t>Why 47?</w:t>
      </w:r>
      <w:r>
        <w:br/>
        <w:t>more precipitation (more source)</w:t>
      </w:r>
      <w:r>
        <w:br/>
        <w:t>Smaller boxes in 47</w:t>
      </w:r>
      <w:r>
        <w:br/>
        <w:t>Ye June June</w:t>
      </w:r>
    </w:p>
    <w:p w14:paraId="44E4FFE9" w14:textId="77777777" w:rsidR="004431D3" w:rsidRDefault="004431D3" w:rsidP="004431D3">
      <w:pPr>
        <w:pStyle w:val="CommentText"/>
        <w:numPr>
          <w:ilvl w:val="0"/>
          <w:numId w:val="2"/>
        </w:numPr>
      </w:pPr>
      <w:r>
        <w:t>Land-atmosphere interactions important for Arctic warming (Land + circulation)</w:t>
      </w:r>
    </w:p>
    <w:p w14:paraId="203A76EC" w14:textId="77777777" w:rsidR="004431D3" w:rsidRDefault="004431D3" w:rsidP="004431D3">
      <w:pPr>
        <w:pStyle w:val="CommentText"/>
      </w:pPr>
    </w:p>
  </w:comment>
  <w:comment w:id="4" w:author="Qinghua Ding" w:date="2024-01-20T11:51:00Z" w:initials="QD">
    <w:p w14:paraId="0CC00E93" w14:textId="77777777" w:rsidR="004431D3" w:rsidRDefault="004431D3" w:rsidP="004431D3">
      <w:pPr>
        <w:pStyle w:val="CommentText"/>
      </w:pPr>
      <w:r>
        <w:rPr>
          <w:rStyle w:val="CommentReference"/>
        </w:rPr>
        <w:annotationRef/>
      </w:r>
      <w:r>
        <w:t xml:space="preserve">Please correct me to make it more specific if “the total effect” doesn’t make sense. </w:t>
      </w:r>
    </w:p>
  </w:comment>
  <w:comment w:id="10" w:author="Qinghua Ding" w:date="2024-01-20T19:07:00Z" w:initials="QD">
    <w:p w14:paraId="6F79D6E3" w14:textId="77777777" w:rsidR="004431D3" w:rsidRDefault="004431D3" w:rsidP="004431D3">
      <w:pPr>
        <w:pStyle w:val="CommentText"/>
      </w:pPr>
      <w:r>
        <w:rPr>
          <w:rStyle w:val="CommentReference"/>
        </w:rPr>
        <w:annotationRef/>
      </w:r>
      <w:r>
        <w:t xml:space="preserve">Need references. Changes of Clouds are the leading souce. So this may be right. </w:t>
      </w:r>
    </w:p>
  </w:comment>
  <w:comment w:id="11" w:author="Qinghua Ding" w:date="2024-01-20T19:09:00Z" w:initials="QD">
    <w:p w14:paraId="3035C3CB" w14:textId="77777777" w:rsidR="004431D3" w:rsidRDefault="004431D3" w:rsidP="004431D3">
      <w:pPr>
        <w:pStyle w:val="CommentText"/>
      </w:pPr>
      <w:r>
        <w:rPr>
          <w:rStyle w:val="CommentReference"/>
        </w:rPr>
        <w:annotationRef/>
      </w:r>
    </w:p>
  </w:comment>
  <w:comment w:id="12" w:author="Qinghua Ding" w:date="2024-01-20T19:09:00Z" w:initials="QD">
    <w:p w14:paraId="19A509DB" w14:textId="77777777" w:rsidR="004431D3" w:rsidRDefault="004431D3" w:rsidP="004431D3">
      <w:pPr>
        <w:pStyle w:val="CommentText"/>
      </w:pPr>
      <w:r>
        <w:rPr>
          <w:rStyle w:val="CommentReference"/>
        </w:rPr>
        <w:annotationRef/>
      </w:r>
      <w:r w:rsidRPr="00130EE5">
        <w:t>https://journals.ametsoc.org/view/journals/clim/23/4/2009jcli3329.1.xml</w:t>
      </w:r>
    </w:p>
  </w:comment>
  <w:comment w:id="18" w:author="Qinghua Ding" w:date="2024-01-20T19:23:00Z" w:initials="QD">
    <w:p w14:paraId="6B77D87E" w14:textId="77777777" w:rsidR="004431D3" w:rsidRDefault="004431D3" w:rsidP="004431D3">
      <w:pPr>
        <w:pStyle w:val="CommentText"/>
      </w:pPr>
      <w:r>
        <w:rPr>
          <w:rStyle w:val="CommentReference"/>
        </w:rPr>
        <w:annotationRef/>
      </w:r>
      <w:r>
        <w:t>good!</w:t>
      </w:r>
    </w:p>
  </w:comment>
  <w:comment w:id="21" w:author="Qinghua Ding" w:date="2024-01-20T19:25:00Z" w:initials="QD">
    <w:p w14:paraId="6FB953FB" w14:textId="77777777" w:rsidR="004431D3" w:rsidRDefault="004431D3" w:rsidP="004431D3">
      <w:pPr>
        <w:pStyle w:val="CommentText"/>
      </w:pPr>
      <w:r>
        <w:rPr>
          <w:rStyle w:val="CommentReference"/>
        </w:rPr>
        <w:annotationRef/>
      </w:r>
      <w:r>
        <w:t>Good!</w:t>
      </w:r>
    </w:p>
  </w:comment>
  <w:comment w:id="22" w:author="Qinghua Ding" w:date="2024-01-20T19:36:00Z" w:initials="QD">
    <w:p w14:paraId="12593F91" w14:textId="77777777" w:rsidR="004431D3" w:rsidRDefault="004431D3" w:rsidP="004431D3">
      <w:pPr>
        <w:pStyle w:val="CommentText"/>
      </w:pPr>
      <w:r>
        <w:rPr>
          <w:rStyle w:val="CommentReference"/>
        </w:rPr>
        <w:annotationRef/>
      </w:r>
      <w:r>
        <w:t xml:space="preserve">I think we should add this, </w:t>
      </w:r>
    </w:p>
    <w:p w14:paraId="04E85C3F" w14:textId="77777777" w:rsidR="004431D3" w:rsidRDefault="004431D3" w:rsidP="004431D3">
      <w:pPr>
        <w:pStyle w:val="CommentText"/>
      </w:pPr>
      <w:r>
        <w:t>GOGA is also useful, maybe. I think CESM1-goga may be better since it include both co2 and obsrev SST</w:t>
      </w:r>
    </w:p>
  </w:comment>
  <w:comment w:id="23" w:author="Qinghua Ding" w:date="2024-01-20T22:09:00Z" w:initials="QD">
    <w:p w14:paraId="612783B3" w14:textId="77777777" w:rsidR="004431D3" w:rsidRDefault="004431D3" w:rsidP="004431D3">
      <w:pPr>
        <w:pStyle w:val="CommentText"/>
      </w:pPr>
      <w:r>
        <w:rPr>
          <w:rStyle w:val="CommentReference"/>
        </w:rPr>
        <w:annotationRef/>
      </w:r>
      <w:r>
        <w:t>Panel c looks pretty bad.</w:t>
      </w:r>
    </w:p>
  </w:comment>
  <w:comment w:id="24" w:author="Qinghua Ding" w:date="2024-01-20T19:37:00Z" w:initials="QD">
    <w:p w14:paraId="43F44750" w14:textId="77777777" w:rsidR="004431D3" w:rsidRDefault="004431D3" w:rsidP="004431D3">
      <w:pPr>
        <w:pStyle w:val="CommentText"/>
      </w:pPr>
      <w:r>
        <w:rPr>
          <w:rStyle w:val="CommentReference"/>
        </w:rPr>
        <w:annotationRef/>
      </w:r>
      <w:r>
        <w:t>This is a goo dpart can could be extened a littbe bit. Let me think about it more.</w:t>
      </w:r>
    </w:p>
  </w:comment>
  <w:comment w:id="25" w:author="Qinghua Ding" w:date="2024-01-20T22:20:00Z" w:initials="QD">
    <w:p w14:paraId="0D60A760" w14:textId="77777777" w:rsidR="004431D3" w:rsidRDefault="004431D3" w:rsidP="004431D3">
      <w:pPr>
        <w:pStyle w:val="CommentText"/>
      </w:pPr>
      <w:r>
        <w:rPr>
          <w:rStyle w:val="CommentReference"/>
        </w:rPr>
        <w:annotationRef/>
      </w:r>
      <w:r>
        <w:t>It is not suprsing to see this ssince we use nudging.</w:t>
      </w:r>
    </w:p>
    <w:p w14:paraId="5001C326" w14:textId="77777777" w:rsidR="004431D3" w:rsidRDefault="004431D3" w:rsidP="004431D3">
      <w:pPr>
        <w:pStyle w:val="CommentText"/>
      </w:pPr>
    </w:p>
    <w:p w14:paraId="6EA86843" w14:textId="77777777" w:rsidR="004431D3" w:rsidRDefault="004431D3" w:rsidP="004431D3">
      <w:pPr>
        <w:pStyle w:val="CommentText"/>
      </w:pPr>
      <w:r>
        <w:t>We should show that over these three pathways, north ward tranrpot (averged for each years) mathc with the AR time serres.</w:t>
      </w:r>
    </w:p>
    <w:p w14:paraId="4DB4BBEA" w14:textId="77777777" w:rsidR="004431D3" w:rsidRDefault="004431D3" w:rsidP="004431D3">
      <w:pPr>
        <w:pStyle w:val="CommentText"/>
      </w:pPr>
      <w:r>
        <w:t xml:space="preserve"> </w:t>
      </w:r>
    </w:p>
  </w:comment>
  <w:comment w:id="26" w:author="Qinghua Ding" w:date="2024-01-20T22:23:00Z" w:initials="QD">
    <w:p w14:paraId="2999D74D" w14:textId="77777777" w:rsidR="004431D3" w:rsidRDefault="004431D3" w:rsidP="004431D3">
      <w:pPr>
        <w:pStyle w:val="CommentText"/>
      </w:pPr>
      <w:r>
        <w:rPr>
          <w:rStyle w:val="CommentReference"/>
        </w:rPr>
        <w:annotationRef/>
      </w:r>
      <w:r>
        <w:t>Some of these should go to the method section.</w:t>
      </w:r>
    </w:p>
  </w:comment>
  <w:comment w:id="27" w:author="Qinghua Ding" w:date="2024-01-20T22:24:00Z" w:initials="QD">
    <w:p w14:paraId="0DE56FE8" w14:textId="77777777" w:rsidR="004431D3" w:rsidRDefault="004431D3" w:rsidP="004431D3">
      <w:pPr>
        <w:pStyle w:val="CommentText"/>
      </w:pPr>
      <w:r>
        <w:rPr>
          <w:rStyle w:val="CommentReference"/>
        </w:rPr>
        <w:annotationRef/>
      </w:r>
      <w:r>
        <w:t>Lets see whether we need keep this part.</w:t>
      </w:r>
    </w:p>
  </w:comment>
  <w:comment w:id="28" w:author="Qinghua Ding" w:date="2024-02-03T17:48:00Z" w:initials="QD">
    <w:p w14:paraId="3602BCF9" w14:textId="77777777" w:rsidR="004431D3" w:rsidRDefault="004431D3" w:rsidP="004431D3">
      <w:pPr>
        <w:pStyle w:val="CommentText"/>
      </w:pPr>
      <w:r>
        <w:rPr>
          <w:rStyle w:val="CommentReference"/>
        </w:rPr>
        <w:annotationRef/>
      </w:r>
      <w:r>
        <w:t>How about summer itself. I feel that staying time for mositre cannot last that long.</w:t>
      </w:r>
    </w:p>
    <w:p w14:paraId="22185DF2" w14:textId="77777777" w:rsidR="004431D3" w:rsidRDefault="004431D3" w:rsidP="004431D3">
      <w:pPr>
        <w:pStyle w:val="CommentText"/>
      </w:pPr>
      <w:r>
        <w:t>Let’s talk about itnext Monday..</w:t>
      </w:r>
    </w:p>
  </w:comment>
  <w:comment w:id="29" w:author="Qinghua Ding" w:date="2024-01-20T21:26:00Z" w:initials="QD">
    <w:p w14:paraId="1BD8DD51" w14:textId="77777777" w:rsidR="004431D3" w:rsidRDefault="004431D3" w:rsidP="004431D3">
      <w:pPr>
        <w:pStyle w:val="CommentText"/>
      </w:pPr>
      <w:r>
        <w:rPr>
          <w:rStyle w:val="CommentReference"/>
        </w:rPr>
        <w:annotationRef/>
      </w:r>
      <w:r>
        <w:t>This should be reclauced using area weighted things.</w:t>
      </w:r>
    </w:p>
  </w:comment>
  <w:comment w:id="31" w:author="Qinghua Ding" w:date="2024-02-03T17:43:00Z" w:initials="QD">
    <w:p w14:paraId="69AF1C14" w14:textId="77777777" w:rsidR="004431D3" w:rsidRDefault="004431D3" w:rsidP="004431D3">
      <w:pPr>
        <w:pStyle w:val="CommentText"/>
      </w:pPr>
      <w:r>
        <w:rPr>
          <w:rStyle w:val="CommentReference"/>
        </w:rPr>
        <w:annotationRef/>
      </w:r>
      <w:r>
        <w:t>I cannot see this in the plot file.</w:t>
      </w:r>
    </w:p>
  </w:comment>
  <w:comment w:id="30" w:author="Qinghua Ding" w:date="2024-01-20T21:26:00Z" w:initials="QD">
    <w:p w14:paraId="7DD5192F" w14:textId="77777777" w:rsidR="004431D3" w:rsidRDefault="004431D3" w:rsidP="004431D3">
      <w:pPr>
        <w:pStyle w:val="CommentText"/>
      </w:pPr>
      <w:r>
        <w:rPr>
          <w:rStyle w:val="CommentReference"/>
        </w:rPr>
        <w:annotationRef/>
      </w:r>
      <w:r>
        <w:t>I need to rethink this. Since it seems to be more complex than I thought after seeing your new soil moisture plot.</w:t>
      </w:r>
    </w:p>
  </w:comment>
  <w:comment w:id="32" w:author="Qinghua Ding" w:date="2024-01-20T21:27:00Z" w:initials="QD">
    <w:p w14:paraId="73340BD1" w14:textId="77777777" w:rsidR="004431D3" w:rsidRDefault="004431D3" w:rsidP="004431D3">
      <w:pPr>
        <w:pStyle w:val="CommentText"/>
      </w:pPr>
      <w:r>
        <w:rPr>
          <w:rStyle w:val="CommentReference"/>
        </w:rPr>
        <w:annotationRef/>
      </w:r>
      <w:r>
        <w:t>Is not very necessary here.</w:t>
      </w:r>
    </w:p>
    <w:p w14:paraId="2EB658C6" w14:textId="77777777" w:rsidR="004431D3" w:rsidRDefault="004431D3" w:rsidP="004431D3">
      <w:pPr>
        <w:pStyle w:val="CommentText"/>
      </w:pPr>
      <w:r>
        <w:t>But we can say that this is a potential caveat but our nudging can correct his a little bit.</w:t>
      </w:r>
    </w:p>
    <w:p w14:paraId="2478638C" w14:textId="77777777" w:rsidR="004431D3" w:rsidRDefault="004431D3" w:rsidP="004431D3">
      <w:pPr>
        <w:pStyle w:val="CommentText"/>
      </w:pPr>
      <w:r>
        <w:t>Check our cloud simulation ( that may be improved comared with the original one without nudging).</w:t>
      </w:r>
    </w:p>
  </w:comment>
  <w:comment w:id="33" w:author="Qinghua Ding" w:date="2024-01-20T21:30:00Z" w:initials="QD">
    <w:p w14:paraId="398FAD81" w14:textId="77777777" w:rsidR="004431D3" w:rsidRDefault="004431D3" w:rsidP="004431D3">
      <w:pPr>
        <w:pStyle w:val="CommentText"/>
      </w:pPr>
      <w:r>
        <w:rPr>
          <w:rStyle w:val="CommentReference"/>
        </w:rPr>
        <w:annotationRef/>
      </w:r>
      <w:r>
        <w:t>This part could argue that some biases of the model won’t influence our result.</w:t>
      </w:r>
    </w:p>
  </w:comment>
  <w:comment w:id="35" w:author="Qinghua Ding" w:date="2024-01-20T21:29:00Z" w:initials="QD">
    <w:p w14:paraId="57FFF7D1" w14:textId="77777777" w:rsidR="004431D3" w:rsidRDefault="004431D3" w:rsidP="004431D3">
      <w:pPr>
        <w:pStyle w:val="CommentText"/>
      </w:pPr>
      <w:r>
        <w:rPr>
          <w:rStyle w:val="CommentReference"/>
        </w:rPr>
        <w:annotationRef/>
      </w:r>
      <w:r>
        <w:t>Our 54 box run are fully coupl model)</w:t>
      </w:r>
    </w:p>
  </w:comment>
  <w:comment w:id="34" w:author="Qinghua Ding" w:date="2024-01-20T21:29:00Z" w:initials="QD">
    <w:p w14:paraId="11D2F17C" w14:textId="77777777" w:rsidR="004431D3" w:rsidRDefault="004431D3" w:rsidP="004431D3">
      <w:pPr>
        <w:pStyle w:val="CommentText"/>
      </w:pPr>
      <w:r>
        <w:rPr>
          <w:rStyle w:val="CommentReference"/>
        </w:rPr>
        <w:annotationRef/>
      </w:r>
      <w:r>
        <w:t>The point of this part should be that the result is not sentence to our setting since our cmip type and amip type look similar.</w:t>
      </w:r>
    </w:p>
  </w:comment>
  <w:comment w:id="36" w:author="Qinghua Ding" w:date="2024-01-20T21:22:00Z" w:initials="QD">
    <w:p w14:paraId="225B9722" w14:textId="77777777" w:rsidR="004431D3" w:rsidRDefault="004431D3" w:rsidP="004431D3">
      <w:pPr>
        <w:pStyle w:val="CommentText"/>
      </w:pPr>
      <w:r>
        <w:rPr>
          <w:rStyle w:val="CommentReference"/>
        </w:rPr>
        <w:annotationRef/>
      </w:r>
      <w:r>
        <w:t>Nice!</w:t>
      </w:r>
    </w:p>
  </w:comment>
  <w:comment w:id="37" w:author="Qinghua Ding" w:date="2024-01-20T19:31:00Z" w:initials="QD">
    <w:p w14:paraId="2349E242" w14:textId="77777777" w:rsidR="006E5482" w:rsidRDefault="006E5482" w:rsidP="006E5482">
      <w:pPr>
        <w:pStyle w:val="CommentText"/>
      </w:pPr>
      <w:r>
        <w:rPr>
          <w:rStyle w:val="CommentReference"/>
        </w:rPr>
        <w:annotationRef/>
      </w:r>
      <w:r>
        <w:t xml:space="preserve">I test this. </w:t>
      </w:r>
    </w:p>
  </w:comment>
  <w:comment w:id="38" w:author="Qinghua Ding" w:date="2024-01-20T19:28:00Z" w:initials="QD">
    <w:p w14:paraId="6479B340" w14:textId="77777777" w:rsidR="006E5482" w:rsidRDefault="006E5482" w:rsidP="006E5482">
      <w:pPr>
        <w:pStyle w:val="CommentText"/>
      </w:pPr>
      <w:r>
        <w:rPr>
          <w:rStyle w:val="CommentReference"/>
        </w:rPr>
        <w:annotationRef/>
      </w:r>
      <w:r>
        <w:t xml:space="preserve">Let’s see whether we need to add more. </w:t>
      </w:r>
    </w:p>
    <w:p w14:paraId="2BDE7DB6" w14:textId="77777777" w:rsidR="006E5482" w:rsidRDefault="006E5482" w:rsidP="006E5482">
      <w:pPr>
        <w:pStyle w:val="CommentText"/>
      </w:pPr>
    </w:p>
  </w:comment>
  <w:comment w:id="53" w:author="Qinghua Ding" w:date="2023-11-30T10:42:00Z" w:initials="QD">
    <w:p w14:paraId="79E2C428" w14:textId="77777777" w:rsidR="00C07D17" w:rsidRDefault="00C07D17" w:rsidP="00C07D17">
      <w:pPr>
        <w:pStyle w:val="CommentText"/>
      </w:pPr>
      <w:r>
        <w:rPr>
          <w:rStyle w:val="CommentReference"/>
        </w:rPr>
        <w:annotationRef/>
      </w:r>
      <w:r>
        <w:t>Why don’t use specific humidity ? is this same as TMQ?</w:t>
      </w:r>
    </w:p>
    <w:p w14:paraId="0B8C2CE5" w14:textId="77777777" w:rsidR="00C07D17" w:rsidRDefault="00C07D17" w:rsidP="00C07D17">
      <w:pPr>
        <w:pStyle w:val="CommentText"/>
      </w:pPr>
    </w:p>
    <w:p w14:paraId="1BA2F222" w14:textId="77777777" w:rsidR="00C07D17" w:rsidRDefault="00C07D17" w:rsidP="00C07D17">
      <w:pPr>
        <w:pStyle w:val="CommentText"/>
      </w:pPr>
      <w:r>
        <w:t>If you have you current c and d</w:t>
      </w:r>
    </w:p>
    <w:p w14:paraId="552FCAE2" w14:textId="77777777" w:rsidR="00C07D17" w:rsidRDefault="00C07D17" w:rsidP="00C07D17">
      <w:pPr>
        <w:pStyle w:val="CommentText"/>
      </w:pPr>
      <w:r>
        <w:t>You should have a similar thing from era5.</w:t>
      </w:r>
    </w:p>
  </w:comment>
  <w:comment w:id="54" w:author="Qinghua Ding" w:date="2023-11-30T11:09:00Z" w:initials="QD">
    <w:p w14:paraId="25871359" w14:textId="77777777" w:rsidR="00C07D17" w:rsidRDefault="00C07D17" w:rsidP="00C07D17">
      <w:pPr>
        <w:pStyle w:val="CommentText"/>
      </w:pPr>
      <w:r>
        <w:rPr>
          <w:rStyle w:val="CommentReference"/>
        </w:rPr>
        <w:annotationRef/>
      </w:r>
      <w:r>
        <w:t>This is good!</w:t>
      </w:r>
    </w:p>
  </w:comment>
  <w:comment w:id="55" w:author="Qinghua Ding" w:date="2023-11-30T10:53:00Z" w:initials="QD">
    <w:p w14:paraId="49FE0F9A" w14:textId="77777777" w:rsidR="00C07D17" w:rsidRDefault="00C07D17" w:rsidP="00C07D17">
      <w:pPr>
        <w:pStyle w:val="CommentText"/>
      </w:pPr>
      <w:r>
        <w:rPr>
          <w:rStyle w:val="CommentReference"/>
        </w:rPr>
        <w:annotationRef/>
      </w:r>
      <w:r>
        <w:t>We need to see this above300hpa. Can we?</w:t>
      </w:r>
    </w:p>
    <w:p w14:paraId="32A971B8" w14:textId="77777777" w:rsidR="00C07D17" w:rsidRDefault="00C07D17" w:rsidP="00C07D17">
      <w:pPr>
        <w:pStyle w:val="CommentText"/>
      </w:pPr>
    </w:p>
    <w:p w14:paraId="297C7377" w14:textId="77777777" w:rsidR="00C07D17" w:rsidRDefault="00C07D17" w:rsidP="00C07D17">
      <w:pPr>
        <w:pStyle w:val="CommentText"/>
      </w:pPr>
    </w:p>
  </w:comment>
  <w:comment w:id="56" w:author="Qinghua Ding" w:date="2023-11-30T11:02:00Z" w:initials="QD">
    <w:p w14:paraId="26666AFB" w14:textId="77777777" w:rsidR="00C07D17" w:rsidRDefault="00C07D17" w:rsidP="00C07D17">
      <w:pPr>
        <w:pStyle w:val="CommentText"/>
      </w:pPr>
      <w:r>
        <w:rPr>
          <w:rStyle w:val="CommentReference"/>
        </w:rPr>
        <w:annotationRef/>
      </w:r>
      <w:r>
        <w:t>Just show that over 47 in panel a</w:t>
      </w:r>
    </w:p>
    <w:p w14:paraId="4222F55A" w14:textId="77777777" w:rsidR="00C07D17" w:rsidRDefault="00C07D17" w:rsidP="00C07D17">
      <w:pPr>
        <w:pStyle w:val="CommentText"/>
      </w:pPr>
      <w:r>
        <w:t>And that over 43,44 in panel b</w:t>
      </w:r>
    </w:p>
    <w:p w14:paraId="522B5330" w14:textId="77777777" w:rsidR="00C07D17" w:rsidRDefault="00C07D17" w:rsidP="00C07D17">
      <w:pPr>
        <w:pStyle w:val="CommentText"/>
      </w:pPr>
      <w:r>
        <w:t xml:space="preserve">  see figure2b</w:t>
      </w:r>
    </w:p>
  </w:comment>
  <w:comment w:id="57" w:author="Qinghua Ding" w:date="2023-11-30T11:03:00Z" w:initials="QD">
    <w:p w14:paraId="63233BF1" w14:textId="77777777" w:rsidR="00C07D17" w:rsidRDefault="00C07D17" w:rsidP="00C07D17">
      <w:pPr>
        <w:pStyle w:val="CommentText"/>
      </w:pPr>
      <w:r>
        <w:rPr>
          <w:rStyle w:val="CommentReference"/>
        </w:rPr>
        <w:annotationRef/>
      </w:r>
      <w:r>
        <w:t>Should be anomalies.</w:t>
      </w:r>
    </w:p>
    <w:p w14:paraId="59BF6EC8" w14:textId="77777777" w:rsidR="00C07D17" w:rsidRDefault="00C07D17" w:rsidP="00C07D17">
      <w:pPr>
        <w:pStyle w:val="CommentText"/>
      </w:pPr>
      <w:r>
        <w:t>Not very informative here. Anomalous Theta reflects changes of Instability ?</w:t>
      </w:r>
    </w:p>
    <w:p w14:paraId="2009CD85" w14:textId="77777777" w:rsidR="00C07D17" w:rsidRDefault="00C07D17" w:rsidP="00C07D17">
      <w:pPr>
        <w:pStyle w:val="CommentText"/>
      </w:pPr>
    </w:p>
    <w:p w14:paraId="331E1925" w14:textId="77777777" w:rsidR="00C07D17" w:rsidRDefault="00C07D17" w:rsidP="00C07D17">
      <w:pPr>
        <w:pStyle w:val="CommentText"/>
      </w:pPr>
      <w:r>
        <w:t>How about add div/con ( /dy) of this flux, that is relevant  to changes of specific humidity.</w:t>
      </w:r>
    </w:p>
    <w:p w14:paraId="24B77244" w14:textId="77777777" w:rsidR="00C07D17" w:rsidRDefault="00C07D17" w:rsidP="00C07D17">
      <w:pPr>
        <w:pStyle w:val="CommentText"/>
      </w:pPr>
      <w:r>
        <w:t>It seems that N. America favor a strong convergnce over 80N. that is why it matters so much for the trend and WV radiative effect.</w:t>
      </w:r>
    </w:p>
    <w:p w14:paraId="2CA75BAB" w14:textId="77777777" w:rsidR="00C07D17" w:rsidRDefault="00C07D17" w:rsidP="00C07D17">
      <w:pPr>
        <w:pStyle w:val="CommentText"/>
      </w:pPr>
      <w:r>
        <w:t>41 (30-50) does’t support this ( opposite)..</w:t>
      </w:r>
    </w:p>
    <w:p w14:paraId="2B74751B" w14:textId="77777777" w:rsidR="00C07D17" w:rsidRDefault="00C07D17" w:rsidP="00C07D17">
      <w:pPr>
        <w:pStyle w:val="CommentText"/>
      </w:pPr>
      <w:r>
        <w:t xml:space="preserve"> So it has a cooling effect.</w:t>
      </w:r>
    </w:p>
    <w:p w14:paraId="2DBD5950" w14:textId="77777777" w:rsidR="00C07D17" w:rsidRDefault="00C07D17" w:rsidP="00C07D17">
      <w:pPr>
        <w:pStyle w:val="CommentText"/>
      </w:pPr>
    </w:p>
    <w:p w14:paraId="541816FF" w14:textId="77777777" w:rsidR="00C07D17" w:rsidRDefault="00C07D17" w:rsidP="00C07D17">
      <w:pPr>
        <w:pStyle w:val="CommentText"/>
      </w:pPr>
    </w:p>
  </w:comment>
  <w:comment w:id="58" w:author="Qinghua Ding" w:date="2023-11-30T11:06:00Z" w:initials="QD">
    <w:p w14:paraId="3B3712AC" w14:textId="77777777" w:rsidR="00C07D17" w:rsidRDefault="00C07D17" w:rsidP="00C07D17">
      <w:pPr>
        <w:pStyle w:val="CommentText"/>
      </w:pPr>
      <w:r>
        <w:rPr>
          <w:rStyle w:val="CommentReference"/>
        </w:rPr>
        <w:annotationRef/>
      </w:r>
      <w:r>
        <w:t>This is not an adabatic process so theta may not be very relevant.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1159BB" w15:done="0"/>
  <w15:commentEx w15:paraId="49AC09D7" w15:done="0"/>
  <w15:commentEx w15:paraId="203A76EC" w15:paraIdParent="49AC09D7" w15:done="0"/>
  <w15:commentEx w15:paraId="0CC00E93" w15:done="0"/>
  <w15:commentEx w15:paraId="6F79D6E3" w15:done="0"/>
  <w15:commentEx w15:paraId="3035C3CB" w15:done="0"/>
  <w15:commentEx w15:paraId="19A509DB" w15:paraIdParent="3035C3CB" w15:done="0"/>
  <w15:commentEx w15:paraId="6B77D87E" w15:done="0"/>
  <w15:commentEx w15:paraId="6FB953FB" w15:done="0"/>
  <w15:commentEx w15:paraId="04E85C3F" w15:done="0"/>
  <w15:commentEx w15:paraId="612783B3" w15:done="0"/>
  <w15:commentEx w15:paraId="43F44750" w15:done="0"/>
  <w15:commentEx w15:paraId="4DB4BBEA" w15:done="0"/>
  <w15:commentEx w15:paraId="2999D74D" w15:done="0"/>
  <w15:commentEx w15:paraId="0DE56FE8" w15:done="0"/>
  <w15:commentEx w15:paraId="22185DF2" w15:done="0"/>
  <w15:commentEx w15:paraId="1BD8DD51" w15:done="0"/>
  <w15:commentEx w15:paraId="69AF1C14" w15:done="0"/>
  <w15:commentEx w15:paraId="7DD5192F" w15:done="0"/>
  <w15:commentEx w15:paraId="2478638C" w15:done="0"/>
  <w15:commentEx w15:paraId="398FAD81" w15:done="0"/>
  <w15:commentEx w15:paraId="57FFF7D1" w15:done="0"/>
  <w15:commentEx w15:paraId="11D2F17C" w15:done="0"/>
  <w15:commentEx w15:paraId="225B9722" w15:done="0"/>
  <w15:commentEx w15:paraId="2349E242" w15:done="0"/>
  <w15:commentEx w15:paraId="2BDE7DB6" w15:done="0"/>
  <w15:commentEx w15:paraId="552FCAE2" w15:done="0"/>
  <w15:commentEx w15:paraId="25871359" w15:done="0"/>
  <w15:commentEx w15:paraId="297C7377" w15:done="0"/>
  <w15:commentEx w15:paraId="522B5330" w15:done="0"/>
  <w15:commentEx w15:paraId="541816FF" w15:done="0"/>
  <w15:commentEx w15:paraId="3B3712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BBA721" w16cex:dateUtc="2024-01-22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1159BB" w16cid:durableId="29562F08"/>
  <w16cid:commentId w16cid:paraId="49AC09D7" w16cid:durableId="29569804"/>
  <w16cid:commentId w16cid:paraId="203A76EC" w16cid:durableId="4ABBA721"/>
  <w16cid:commentId w16cid:paraId="0CC00E93" w16cid:durableId="2956325C"/>
  <w16cid:commentId w16cid:paraId="6F79D6E3" w16cid:durableId="29569865"/>
  <w16cid:commentId w16cid:paraId="3035C3CB" w16cid:durableId="295698E0"/>
  <w16cid:commentId w16cid:paraId="19A509DB" w16cid:durableId="295698F1"/>
  <w16cid:commentId w16cid:paraId="6B77D87E" w16cid:durableId="29569C44"/>
  <w16cid:commentId w16cid:paraId="6FB953FB" w16cid:durableId="29569CB2"/>
  <w16cid:commentId w16cid:paraId="04E85C3F" w16cid:durableId="29569F35"/>
  <w16cid:commentId w16cid:paraId="612783B3" w16cid:durableId="2956C316"/>
  <w16cid:commentId w16cid:paraId="43F44750" w16cid:durableId="29569F84"/>
  <w16cid:commentId w16cid:paraId="4DB4BBEA" w16cid:durableId="2956C5BA"/>
  <w16cid:commentId w16cid:paraId="2999D74D" w16cid:durableId="2956C65F"/>
  <w16cid:commentId w16cid:paraId="0DE56FE8" w16cid:durableId="20D98D3F"/>
  <w16cid:commentId w16cid:paraId="22185DF2" w16cid:durableId="2968FAD5"/>
  <w16cid:commentId w16cid:paraId="1BD8DD51" w16cid:durableId="2956B8F6"/>
  <w16cid:commentId w16cid:paraId="69AF1C14" w16cid:durableId="2968F9A6"/>
  <w16cid:commentId w16cid:paraId="7DD5192F" w16cid:durableId="2956B919"/>
  <w16cid:commentId w16cid:paraId="2478638C" w16cid:durableId="2956B952"/>
  <w16cid:commentId w16cid:paraId="398FAD81" w16cid:durableId="2956B9DA"/>
  <w16cid:commentId w16cid:paraId="57FFF7D1" w16cid:durableId="2956B9A5"/>
  <w16cid:commentId w16cid:paraId="11D2F17C" w16cid:durableId="2956B9B8"/>
  <w16cid:commentId w16cid:paraId="225B9722" w16cid:durableId="2956B807"/>
  <w16cid:commentId w16cid:paraId="2349E242" w16cid:durableId="29569DFA"/>
  <w16cid:commentId w16cid:paraId="2BDE7DB6" w16cid:durableId="29569D50"/>
  <w16cid:commentId w16cid:paraId="552FCAE2" w16cid:durableId="2912E585"/>
  <w16cid:commentId w16cid:paraId="25871359" w16cid:durableId="2912EBD9"/>
  <w16cid:commentId w16cid:paraId="297C7377" w16cid:durableId="2912E812"/>
  <w16cid:commentId w16cid:paraId="522B5330" w16cid:durableId="2912EA50"/>
  <w16cid:commentId w16cid:paraId="541816FF" w16cid:durableId="2912EA97"/>
  <w16cid:commentId w16cid:paraId="3B3712AC" w16cid:durableId="2912EB2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3F45"/>
    <w:multiLevelType w:val="hybridMultilevel"/>
    <w:tmpl w:val="10D2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B2257"/>
    <w:multiLevelType w:val="hybridMultilevel"/>
    <w:tmpl w:val="52D2AB10"/>
    <w:lvl w:ilvl="0" w:tplc="20E2DB94">
      <w:start w:val="1"/>
      <w:numFmt w:val="decimal"/>
      <w:lvlText w:val="%1."/>
      <w:lvlJc w:val="left"/>
      <w:pPr>
        <w:ind w:left="1020" w:hanging="360"/>
      </w:pPr>
    </w:lvl>
    <w:lvl w:ilvl="1" w:tplc="724E753C">
      <w:start w:val="1"/>
      <w:numFmt w:val="decimal"/>
      <w:lvlText w:val="%2."/>
      <w:lvlJc w:val="left"/>
      <w:pPr>
        <w:ind w:left="1020" w:hanging="360"/>
      </w:pPr>
    </w:lvl>
    <w:lvl w:ilvl="2" w:tplc="EC785AFE">
      <w:start w:val="1"/>
      <w:numFmt w:val="decimal"/>
      <w:lvlText w:val="%3."/>
      <w:lvlJc w:val="left"/>
      <w:pPr>
        <w:ind w:left="1020" w:hanging="360"/>
      </w:pPr>
    </w:lvl>
    <w:lvl w:ilvl="3" w:tplc="5A249912">
      <w:start w:val="1"/>
      <w:numFmt w:val="decimal"/>
      <w:lvlText w:val="%4."/>
      <w:lvlJc w:val="left"/>
      <w:pPr>
        <w:ind w:left="1020" w:hanging="360"/>
      </w:pPr>
    </w:lvl>
    <w:lvl w:ilvl="4" w:tplc="F490BAAC">
      <w:start w:val="1"/>
      <w:numFmt w:val="decimal"/>
      <w:lvlText w:val="%5."/>
      <w:lvlJc w:val="left"/>
      <w:pPr>
        <w:ind w:left="1020" w:hanging="360"/>
      </w:pPr>
    </w:lvl>
    <w:lvl w:ilvl="5" w:tplc="F20E8A8A">
      <w:start w:val="1"/>
      <w:numFmt w:val="decimal"/>
      <w:lvlText w:val="%6."/>
      <w:lvlJc w:val="left"/>
      <w:pPr>
        <w:ind w:left="1020" w:hanging="360"/>
      </w:pPr>
    </w:lvl>
    <w:lvl w:ilvl="6" w:tplc="726E69F2">
      <w:start w:val="1"/>
      <w:numFmt w:val="decimal"/>
      <w:lvlText w:val="%7."/>
      <w:lvlJc w:val="left"/>
      <w:pPr>
        <w:ind w:left="1020" w:hanging="360"/>
      </w:pPr>
    </w:lvl>
    <w:lvl w:ilvl="7" w:tplc="EFB0DA3E">
      <w:start w:val="1"/>
      <w:numFmt w:val="decimal"/>
      <w:lvlText w:val="%8."/>
      <w:lvlJc w:val="left"/>
      <w:pPr>
        <w:ind w:left="1020" w:hanging="360"/>
      </w:pPr>
    </w:lvl>
    <w:lvl w:ilvl="8" w:tplc="342AAA86">
      <w:start w:val="1"/>
      <w:numFmt w:val="decimal"/>
      <w:lvlText w:val="%9."/>
      <w:lvlJc w:val="left"/>
      <w:pPr>
        <w:ind w:left="1020" w:hanging="360"/>
      </w:pPr>
    </w:lvl>
  </w:abstractNum>
  <w:num w:numId="1" w16cid:durableId="1283152296">
    <w:abstractNumId w:val="1"/>
  </w:num>
  <w:num w:numId="2" w16cid:durableId="1756248606">
    <w:abstractNumId w:val="2"/>
  </w:num>
  <w:num w:numId="3" w16cid:durableId="18612345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Baxter">
    <w15:presenceInfo w15:providerId="AD" w15:userId="S::itbaxter@ucsb.edu::43617a2b-740e-475e-998e-786130a2f3a8"/>
  </w15:person>
  <w15:person w15:author="Qinghua Ding">
    <w15:presenceInfo w15:providerId="None" w15:userId="Qinghua Ding"/>
  </w15:person>
  <w15:person w15:author="Ian Baxter [2]">
    <w15:presenceInfo w15:providerId="AD" w15:userId="S::itbaxter@umail.ucsb.edu::fdc5fd6d-7ee2-411f-b9fe-34900e908f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1D3"/>
    <w:rsid w:val="00030336"/>
    <w:rsid w:val="00081964"/>
    <w:rsid w:val="000A68D0"/>
    <w:rsid w:val="000C3AB2"/>
    <w:rsid w:val="000D22C0"/>
    <w:rsid w:val="00140CCD"/>
    <w:rsid w:val="001D54E3"/>
    <w:rsid w:val="001E70C1"/>
    <w:rsid w:val="003A4931"/>
    <w:rsid w:val="004431D3"/>
    <w:rsid w:val="00455D15"/>
    <w:rsid w:val="004B1765"/>
    <w:rsid w:val="004E573C"/>
    <w:rsid w:val="005066DC"/>
    <w:rsid w:val="00541845"/>
    <w:rsid w:val="00581A21"/>
    <w:rsid w:val="0062492C"/>
    <w:rsid w:val="00657913"/>
    <w:rsid w:val="00687B01"/>
    <w:rsid w:val="006D6FDE"/>
    <w:rsid w:val="006E5482"/>
    <w:rsid w:val="006F5EE7"/>
    <w:rsid w:val="0078700C"/>
    <w:rsid w:val="00793799"/>
    <w:rsid w:val="0079394D"/>
    <w:rsid w:val="007C0F24"/>
    <w:rsid w:val="0083260A"/>
    <w:rsid w:val="00841F7B"/>
    <w:rsid w:val="008A3656"/>
    <w:rsid w:val="008E2740"/>
    <w:rsid w:val="00A05C05"/>
    <w:rsid w:val="00A4683E"/>
    <w:rsid w:val="00A64DC2"/>
    <w:rsid w:val="00B17439"/>
    <w:rsid w:val="00BB29DA"/>
    <w:rsid w:val="00C07D17"/>
    <w:rsid w:val="00C96BDE"/>
    <w:rsid w:val="00CF3EC3"/>
    <w:rsid w:val="00D01043"/>
    <w:rsid w:val="00D01582"/>
    <w:rsid w:val="00D05A28"/>
    <w:rsid w:val="00D41763"/>
    <w:rsid w:val="00D954BD"/>
    <w:rsid w:val="00DB64C0"/>
    <w:rsid w:val="00E046FB"/>
    <w:rsid w:val="00EB18A7"/>
    <w:rsid w:val="00EB73DE"/>
    <w:rsid w:val="00F05EBA"/>
    <w:rsid w:val="00F361AB"/>
    <w:rsid w:val="00F9338B"/>
    <w:rsid w:val="00FD2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22E56"/>
  <w15:chartTrackingRefBased/>
  <w15:docId w15:val="{9EFFCFD8-F50D-F54E-973C-1B060AA3F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3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3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1D3"/>
    <w:rPr>
      <w:rFonts w:eastAsiaTheme="majorEastAsia" w:cstheme="majorBidi"/>
      <w:color w:val="272727" w:themeColor="text1" w:themeTint="D8"/>
    </w:rPr>
  </w:style>
  <w:style w:type="paragraph" w:styleId="Title">
    <w:name w:val="Title"/>
    <w:basedOn w:val="Normal"/>
    <w:next w:val="Normal"/>
    <w:link w:val="TitleChar"/>
    <w:uiPriority w:val="10"/>
    <w:qFormat/>
    <w:rsid w:val="0044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1D3"/>
    <w:pPr>
      <w:spacing w:before="160"/>
      <w:jc w:val="center"/>
    </w:pPr>
    <w:rPr>
      <w:i/>
      <w:iCs/>
      <w:color w:val="404040" w:themeColor="text1" w:themeTint="BF"/>
    </w:rPr>
  </w:style>
  <w:style w:type="character" w:customStyle="1" w:styleId="QuoteChar">
    <w:name w:val="Quote Char"/>
    <w:basedOn w:val="DefaultParagraphFont"/>
    <w:link w:val="Quote"/>
    <w:uiPriority w:val="29"/>
    <w:rsid w:val="004431D3"/>
    <w:rPr>
      <w:i/>
      <w:iCs/>
      <w:color w:val="404040" w:themeColor="text1" w:themeTint="BF"/>
    </w:rPr>
  </w:style>
  <w:style w:type="paragraph" w:styleId="ListParagraph">
    <w:name w:val="List Paragraph"/>
    <w:basedOn w:val="Normal"/>
    <w:uiPriority w:val="34"/>
    <w:qFormat/>
    <w:rsid w:val="004431D3"/>
    <w:pPr>
      <w:ind w:left="720"/>
      <w:contextualSpacing/>
    </w:pPr>
  </w:style>
  <w:style w:type="character" w:styleId="IntenseEmphasis">
    <w:name w:val="Intense Emphasis"/>
    <w:basedOn w:val="DefaultParagraphFont"/>
    <w:uiPriority w:val="21"/>
    <w:qFormat/>
    <w:rsid w:val="004431D3"/>
    <w:rPr>
      <w:i/>
      <w:iCs/>
      <w:color w:val="0F4761" w:themeColor="accent1" w:themeShade="BF"/>
    </w:rPr>
  </w:style>
  <w:style w:type="paragraph" w:styleId="IntenseQuote">
    <w:name w:val="Intense Quote"/>
    <w:basedOn w:val="Normal"/>
    <w:next w:val="Normal"/>
    <w:link w:val="IntenseQuoteChar"/>
    <w:uiPriority w:val="30"/>
    <w:qFormat/>
    <w:rsid w:val="0044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1D3"/>
    <w:rPr>
      <w:i/>
      <w:iCs/>
      <w:color w:val="0F4761" w:themeColor="accent1" w:themeShade="BF"/>
    </w:rPr>
  </w:style>
  <w:style w:type="character" w:styleId="IntenseReference">
    <w:name w:val="Intense Reference"/>
    <w:basedOn w:val="DefaultParagraphFont"/>
    <w:uiPriority w:val="32"/>
    <w:qFormat/>
    <w:rsid w:val="004431D3"/>
    <w:rPr>
      <w:b/>
      <w:bCs/>
      <w:smallCaps/>
      <w:color w:val="0F4761" w:themeColor="accent1" w:themeShade="BF"/>
      <w:spacing w:val="5"/>
    </w:rPr>
  </w:style>
  <w:style w:type="character" w:styleId="Hyperlink">
    <w:name w:val="Hyperlink"/>
    <w:rsid w:val="004431D3"/>
    <w:rPr>
      <w:color w:val="0000FF"/>
      <w:u w:val="single"/>
    </w:rPr>
  </w:style>
  <w:style w:type="paragraph" w:customStyle="1" w:styleId="Heading-Main">
    <w:name w:val="Heading-Main"/>
    <w:basedOn w:val="Normal"/>
    <w:rsid w:val="004431D3"/>
    <w:pPr>
      <w:keepNext/>
      <w:spacing w:before="240" w:after="120" w:line="240" w:lineRule="auto"/>
      <w:outlineLvl w:val="0"/>
    </w:pPr>
    <w:rPr>
      <w:rFonts w:ascii="Times New Roman" w:eastAsia="Times New Roman" w:hAnsi="Times New Roman" w:cs="Times New Roman"/>
      <w:b/>
      <w:bCs/>
      <w:kern w:val="28"/>
      <w14:ligatures w14:val="none"/>
    </w:rPr>
  </w:style>
  <w:style w:type="paragraph" w:customStyle="1" w:styleId="Affiliation">
    <w:name w:val="Affiliation"/>
    <w:basedOn w:val="Normal"/>
    <w:qFormat/>
    <w:rsid w:val="004431D3"/>
    <w:pPr>
      <w:spacing w:before="120" w:after="0" w:line="240" w:lineRule="auto"/>
    </w:pPr>
    <w:rPr>
      <w:rFonts w:ascii="Times New Roman" w:eastAsia="Times New Roman" w:hAnsi="Times New Roman" w:cs="Times New Roman"/>
      <w:kern w:val="0"/>
      <w14:ligatures w14:val="none"/>
    </w:rPr>
  </w:style>
  <w:style w:type="paragraph" w:customStyle="1" w:styleId="KeyPoints">
    <w:name w:val="Key Points"/>
    <w:basedOn w:val="Normal"/>
    <w:rsid w:val="004431D3"/>
    <w:pPr>
      <w:spacing w:before="120" w:after="0" w:line="240" w:lineRule="auto"/>
    </w:pPr>
    <w:rPr>
      <w:rFonts w:ascii="Times New Roman" w:eastAsia="Times New Roman" w:hAnsi="Times New Roman" w:cs="Times New Roman"/>
      <w:kern w:val="0"/>
      <w14:ligatures w14:val="none"/>
    </w:rPr>
  </w:style>
  <w:style w:type="paragraph" w:customStyle="1" w:styleId="Note">
    <w:name w:val="Note"/>
    <w:basedOn w:val="Normal"/>
    <w:qFormat/>
    <w:rsid w:val="004431D3"/>
    <w:pPr>
      <w:spacing w:before="240" w:after="240" w:line="240" w:lineRule="auto"/>
    </w:pPr>
    <w:rPr>
      <w:rFonts w:ascii="Times New Roman" w:eastAsia="Calibri" w:hAnsi="Times New Roman" w:cs="Times New Roman"/>
      <w:color w:val="00B0F0"/>
      <w:kern w:val="0"/>
      <w:sz w:val="20"/>
      <w:szCs w:val="20"/>
      <w14:ligatures w14:val="none"/>
    </w:rPr>
  </w:style>
  <w:style w:type="character" w:styleId="CommentReference">
    <w:name w:val="annotation reference"/>
    <w:basedOn w:val="DefaultParagraphFont"/>
    <w:uiPriority w:val="99"/>
    <w:semiHidden/>
    <w:unhideWhenUsed/>
    <w:rsid w:val="004431D3"/>
    <w:rPr>
      <w:sz w:val="16"/>
      <w:szCs w:val="16"/>
    </w:rPr>
  </w:style>
  <w:style w:type="paragraph" w:styleId="CommentText">
    <w:name w:val="annotation text"/>
    <w:basedOn w:val="Normal"/>
    <w:link w:val="CommentTextChar"/>
    <w:uiPriority w:val="99"/>
    <w:unhideWhenUsed/>
    <w:rsid w:val="004431D3"/>
    <w:pPr>
      <w:spacing w:after="0" w:line="240" w:lineRule="auto"/>
    </w:pPr>
    <w:rPr>
      <w:rFonts w:ascii="Times New Roman" w:eastAsia="Calibri" w:hAnsi="Times New Roman" w:cs="Times New Roman"/>
      <w:kern w:val="0"/>
      <w:sz w:val="20"/>
      <w:szCs w:val="20"/>
      <w14:ligatures w14:val="none"/>
    </w:rPr>
  </w:style>
  <w:style w:type="character" w:customStyle="1" w:styleId="CommentTextChar">
    <w:name w:val="Comment Text Char"/>
    <w:basedOn w:val="DefaultParagraphFont"/>
    <w:link w:val="CommentText"/>
    <w:uiPriority w:val="99"/>
    <w:rsid w:val="004431D3"/>
    <w:rPr>
      <w:rFonts w:ascii="Times New Roman" w:eastAsia="Calibri" w:hAnsi="Times New Roman" w:cs="Times New Roman"/>
      <w:kern w:val="0"/>
      <w:sz w:val="20"/>
      <w:szCs w:val="20"/>
      <w14:ligatures w14:val="none"/>
    </w:rPr>
  </w:style>
  <w:style w:type="paragraph" w:customStyle="1" w:styleId="Abstract">
    <w:name w:val="Abstract"/>
    <w:basedOn w:val="Normal"/>
    <w:qFormat/>
    <w:rsid w:val="004431D3"/>
    <w:pPr>
      <w:spacing w:before="120" w:after="0"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793799"/>
    <w:pPr>
      <w:spacing w:after="200" w:line="240" w:lineRule="auto"/>
    </w:pPr>
    <w:rPr>
      <w:i/>
      <w:iCs/>
      <w:color w:val="0E2841" w:themeColor="text2"/>
      <w:sz w:val="18"/>
      <w:szCs w:val="18"/>
    </w:rPr>
  </w:style>
  <w:style w:type="paragraph" w:styleId="Revision">
    <w:name w:val="Revision"/>
    <w:hidden/>
    <w:uiPriority w:val="99"/>
    <w:semiHidden/>
    <w:rsid w:val="00793799"/>
    <w:pPr>
      <w:spacing w:after="0" w:line="240" w:lineRule="auto"/>
    </w:pPr>
  </w:style>
  <w:style w:type="paragraph" w:styleId="Bibliography">
    <w:name w:val="Bibliography"/>
    <w:basedOn w:val="Normal"/>
    <w:next w:val="Normal"/>
    <w:uiPriority w:val="37"/>
    <w:unhideWhenUsed/>
    <w:rsid w:val="00541845"/>
    <w:pPr>
      <w:tabs>
        <w:tab w:val="left" w:pos="260"/>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itbaxter@ucsb.edu)" TargetMode="Externa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E2BF31-3C58-E74B-8F44-85459ABA4823}">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92B80-09B2-6D42-B514-60F906B9B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22</Pages>
  <Words>9852</Words>
  <Characters>56158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Baxter</dc:creator>
  <cp:keywords/>
  <dc:description/>
  <cp:lastModifiedBy>Ian Baxter</cp:lastModifiedBy>
  <cp:revision>73</cp:revision>
  <dcterms:created xsi:type="dcterms:W3CDTF">2024-02-10T03:59:00Z</dcterms:created>
  <dcterms:modified xsi:type="dcterms:W3CDTF">2024-02-15T22:21:00Z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id="IEsYnVU7"/&gt;&lt;style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